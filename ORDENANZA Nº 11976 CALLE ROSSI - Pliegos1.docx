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E4E625" w14:textId="77777777" w:rsidR="0098642F" w:rsidRDefault="0098642F" w:rsidP="00E03613"/>
    <w:p w14:paraId="13026B1F" w14:textId="4D9BA4A0" w:rsidR="007626D5" w:rsidRPr="007626D5" w:rsidRDefault="007626D5" w:rsidP="007626D5">
      <w:pPr>
        <w:autoSpaceDE w:val="0"/>
        <w:autoSpaceDN w:val="0"/>
        <w:adjustRightInd w:val="0"/>
        <w:spacing w:line="360" w:lineRule="auto"/>
        <w:ind w:hanging="57"/>
        <w:jc w:val="center"/>
        <w:rPr>
          <w:rFonts w:ascii="Tw Cen MT" w:hAnsi="Tw Cen MT"/>
          <w:b/>
          <w:sz w:val="48"/>
          <w:szCs w:val="30"/>
        </w:rPr>
      </w:pPr>
      <w:bookmarkStart w:id="0" w:name="_GoBack"/>
      <w:bookmarkEnd w:id="0"/>
      <w:r w:rsidRPr="007626D5">
        <w:rPr>
          <w:rFonts w:ascii="Tw Cen MT" w:hAnsi="Tw Cen MT"/>
          <w:b/>
          <w:sz w:val="48"/>
          <w:szCs w:val="30"/>
        </w:rPr>
        <w:t>PLIEGO PARTICULAR DE CONDICIONES</w:t>
      </w:r>
    </w:p>
    <w:p w14:paraId="5ED451AA" w14:textId="77777777" w:rsidR="007626D5" w:rsidRDefault="007626D5" w:rsidP="007626D5"/>
    <w:p w14:paraId="124DC0F5" w14:textId="5DF4E610" w:rsidR="007626D5" w:rsidRPr="007626D5" w:rsidRDefault="002A053D" w:rsidP="007626D5">
      <w:pPr>
        <w:rPr>
          <w:b/>
        </w:rPr>
      </w:pPr>
      <w:r w:rsidRPr="007626D5">
        <w:rPr>
          <w:b/>
        </w:rPr>
        <w:t>ÍNDICE</w:t>
      </w:r>
    </w:p>
    <w:p w14:paraId="4BF026A8" w14:textId="77777777" w:rsidR="007626D5" w:rsidRDefault="007626D5" w:rsidP="007626D5"/>
    <w:p w14:paraId="0073C587"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I - DISPOSICIONES GENERALES</w:t>
      </w:r>
    </w:p>
    <w:p w14:paraId="746D8D3A"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1°</w:t>
      </w:r>
      <w:r w:rsidRPr="00040DE2">
        <w:rPr>
          <w:rFonts w:ascii="Calibri" w:hAnsi="Calibri"/>
        </w:rPr>
        <w:tab/>
      </w:r>
      <w:r w:rsidRPr="00040DE2">
        <w:rPr>
          <w:rFonts w:ascii="Calibri" w:hAnsi="Calibri"/>
        </w:rPr>
        <w:tab/>
        <w:t>Significación y alcance.</w:t>
      </w:r>
    </w:p>
    <w:p w14:paraId="29CFEB53"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w:t>
      </w:r>
      <w:r w:rsidRPr="00040DE2">
        <w:rPr>
          <w:rFonts w:ascii="Calibri" w:hAnsi="Calibri"/>
        </w:rPr>
        <w:tab/>
      </w:r>
      <w:r w:rsidRPr="00040DE2">
        <w:rPr>
          <w:rFonts w:ascii="Calibri" w:hAnsi="Calibri"/>
        </w:rPr>
        <w:tab/>
        <w:t>Objeto de la Licitación.</w:t>
      </w:r>
    </w:p>
    <w:p w14:paraId="28839AE8" w14:textId="34B77A69" w:rsidR="003F27A8" w:rsidRPr="00040DE2" w:rsidRDefault="003F27A8" w:rsidP="00C916E6">
      <w:pPr>
        <w:tabs>
          <w:tab w:val="left" w:pos="1134"/>
        </w:tabs>
        <w:spacing w:line="276" w:lineRule="auto"/>
        <w:ind w:left="1134" w:hanging="1134"/>
        <w:rPr>
          <w:rFonts w:ascii="Calibri" w:hAnsi="Calibri"/>
        </w:rPr>
      </w:pPr>
      <w:r w:rsidRPr="00040DE2">
        <w:rPr>
          <w:rFonts w:ascii="Calibri" w:hAnsi="Calibri"/>
        </w:rPr>
        <w:t xml:space="preserve">Art. </w:t>
      </w:r>
      <w:r w:rsidR="008E79D4">
        <w:rPr>
          <w:rFonts w:ascii="Calibri" w:hAnsi="Calibri"/>
        </w:rPr>
        <w:t xml:space="preserve"> 3°</w:t>
      </w:r>
      <w:r w:rsidR="008E79D4">
        <w:rPr>
          <w:rFonts w:ascii="Calibri" w:hAnsi="Calibri"/>
        </w:rPr>
        <w:tab/>
      </w:r>
      <w:r w:rsidR="008E79D4">
        <w:rPr>
          <w:rFonts w:ascii="Calibri" w:hAnsi="Calibri"/>
        </w:rPr>
        <w:tab/>
        <w:t>Procedimiento de Selección -</w:t>
      </w:r>
      <w:r w:rsidRPr="00040DE2">
        <w:rPr>
          <w:rFonts w:ascii="Calibri" w:hAnsi="Calibri"/>
        </w:rPr>
        <w:t xml:space="preserve"> Sistema de Contratación</w:t>
      </w:r>
      <w:r w:rsidR="00C916E6">
        <w:rPr>
          <w:rFonts w:ascii="Calibri" w:hAnsi="Calibri"/>
        </w:rPr>
        <w:t xml:space="preserve"> - </w:t>
      </w:r>
      <w:r w:rsidR="00C916E6" w:rsidRPr="00C916E6">
        <w:rPr>
          <w:rFonts w:ascii="Calibri" w:hAnsi="Calibri"/>
        </w:rPr>
        <w:t xml:space="preserve">características de la </w:t>
      </w:r>
      <w:r w:rsidR="00C916E6">
        <w:rPr>
          <w:rFonts w:ascii="Calibri" w:hAnsi="Calibri"/>
        </w:rPr>
        <w:t>L</w:t>
      </w:r>
      <w:r w:rsidR="00C916E6" w:rsidRPr="00C916E6">
        <w:rPr>
          <w:rFonts w:ascii="Calibri" w:hAnsi="Calibri"/>
        </w:rPr>
        <w:t xml:space="preserve">icitación </w:t>
      </w:r>
      <w:r w:rsidR="00C916E6">
        <w:rPr>
          <w:rFonts w:ascii="Calibri" w:hAnsi="Calibri"/>
        </w:rPr>
        <w:t>P</w:t>
      </w:r>
      <w:r w:rsidR="00C916E6" w:rsidRPr="00C916E6">
        <w:rPr>
          <w:rFonts w:ascii="Calibri" w:hAnsi="Calibri"/>
        </w:rPr>
        <w:t>ública</w:t>
      </w:r>
      <w:r w:rsidR="00C916E6" w:rsidRPr="00040DE2">
        <w:rPr>
          <w:rFonts w:ascii="Calibri" w:hAnsi="Calibri"/>
        </w:rPr>
        <w:t>.</w:t>
      </w:r>
    </w:p>
    <w:p w14:paraId="5BDA8242"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w:t>
      </w:r>
      <w:r w:rsidRPr="00040DE2">
        <w:rPr>
          <w:rFonts w:ascii="Calibri" w:hAnsi="Calibri"/>
        </w:rPr>
        <w:tab/>
      </w:r>
      <w:r w:rsidRPr="00040DE2">
        <w:rPr>
          <w:rFonts w:ascii="Calibri" w:hAnsi="Calibri"/>
        </w:rPr>
        <w:tab/>
        <w:t>Categoría de la obra.</w:t>
      </w:r>
    </w:p>
    <w:p w14:paraId="68C3FEDB"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5°</w:t>
      </w:r>
      <w:r w:rsidRPr="00040DE2">
        <w:rPr>
          <w:rFonts w:ascii="Calibri" w:hAnsi="Calibri"/>
        </w:rPr>
        <w:tab/>
      </w:r>
      <w:r w:rsidRPr="00040DE2">
        <w:rPr>
          <w:rFonts w:ascii="Calibri" w:hAnsi="Calibri"/>
        </w:rPr>
        <w:tab/>
        <w:t>Clasificación y calificación de la obra.</w:t>
      </w:r>
    </w:p>
    <w:p w14:paraId="42151271"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6°</w:t>
      </w:r>
      <w:r w:rsidRPr="00040DE2">
        <w:rPr>
          <w:rFonts w:ascii="Calibri" w:hAnsi="Calibri"/>
        </w:rPr>
        <w:tab/>
      </w:r>
      <w:r w:rsidRPr="00040DE2">
        <w:rPr>
          <w:rFonts w:ascii="Calibri" w:hAnsi="Calibri"/>
        </w:rPr>
        <w:tab/>
        <w:t>Cómputo de plazos.</w:t>
      </w:r>
    </w:p>
    <w:p w14:paraId="3D714EB2"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7°</w:t>
      </w:r>
      <w:r w:rsidRPr="00040DE2">
        <w:rPr>
          <w:rFonts w:ascii="Calibri" w:hAnsi="Calibri"/>
        </w:rPr>
        <w:tab/>
      </w:r>
      <w:r w:rsidRPr="00040DE2">
        <w:rPr>
          <w:rFonts w:ascii="Calibri" w:hAnsi="Calibri"/>
        </w:rPr>
        <w:tab/>
        <w:t>Presupuesto oficial y plazo.</w:t>
      </w:r>
    </w:p>
    <w:p w14:paraId="3EE4CDBE"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8°</w:t>
      </w:r>
      <w:r w:rsidRPr="00040DE2">
        <w:rPr>
          <w:rFonts w:ascii="Calibri" w:hAnsi="Calibri"/>
        </w:rPr>
        <w:tab/>
      </w:r>
      <w:r w:rsidRPr="00040DE2">
        <w:rPr>
          <w:rFonts w:ascii="Calibri" w:hAnsi="Calibri"/>
        </w:rPr>
        <w:tab/>
        <w:t>Régimen legal aplicable.</w:t>
      </w:r>
    </w:p>
    <w:p w14:paraId="6AB5CC03"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9°</w:t>
      </w:r>
      <w:r w:rsidRPr="00040DE2">
        <w:rPr>
          <w:rFonts w:ascii="Calibri" w:hAnsi="Calibri"/>
        </w:rPr>
        <w:tab/>
      </w:r>
      <w:r w:rsidRPr="00040DE2">
        <w:rPr>
          <w:rFonts w:ascii="Calibri" w:hAnsi="Calibri"/>
        </w:rPr>
        <w:tab/>
        <w:t>Lugar y plazo para consultas del proyecto.</w:t>
      </w:r>
    </w:p>
    <w:p w14:paraId="5B606EB2" w14:textId="778D4F12" w:rsidR="003F27A8" w:rsidRPr="00040DE2" w:rsidRDefault="003F27A8" w:rsidP="003F27A8">
      <w:pPr>
        <w:tabs>
          <w:tab w:val="left" w:pos="1134"/>
        </w:tabs>
        <w:spacing w:line="276" w:lineRule="auto"/>
        <w:rPr>
          <w:rFonts w:ascii="Calibri" w:hAnsi="Calibri"/>
        </w:rPr>
      </w:pPr>
      <w:r w:rsidRPr="00040DE2">
        <w:rPr>
          <w:rFonts w:ascii="Calibri" w:hAnsi="Calibri"/>
        </w:rPr>
        <w:t>Art. 10°</w:t>
      </w:r>
      <w:r w:rsidRPr="00040DE2">
        <w:rPr>
          <w:rFonts w:ascii="Calibri" w:hAnsi="Calibri"/>
        </w:rPr>
        <w:tab/>
      </w:r>
      <w:r w:rsidRPr="00040DE2">
        <w:rPr>
          <w:rFonts w:ascii="Calibri" w:hAnsi="Calibri"/>
        </w:rPr>
        <w:tab/>
      </w:r>
      <w:r w:rsidR="008E79D4">
        <w:rPr>
          <w:rFonts w:ascii="Calibri" w:hAnsi="Calibri"/>
        </w:rPr>
        <w:t>P</w:t>
      </w:r>
      <w:r w:rsidR="008E79D4" w:rsidRPr="008E79D4">
        <w:rPr>
          <w:rFonts w:ascii="Calibri" w:hAnsi="Calibri"/>
        </w:rPr>
        <w:t>recio del pliego de</w:t>
      </w:r>
      <w:r w:rsidR="008E79D4">
        <w:rPr>
          <w:rFonts w:ascii="Calibri" w:hAnsi="Calibri"/>
        </w:rPr>
        <w:t xml:space="preserve"> la</w:t>
      </w:r>
      <w:r w:rsidR="008E79D4" w:rsidRPr="008E79D4">
        <w:rPr>
          <w:rFonts w:ascii="Calibri" w:hAnsi="Calibri"/>
        </w:rPr>
        <w:t xml:space="preserve"> </w:t>
      </w:r>
      <w:r w:rsidR="008E79D4">
        <w:rPr>
          <w:rFonts w:ascii="Calibri" w:hAnsi="Calibri"/>
        </w:rPr>
        <w:t>L</w:t>
      </w:r>
      <w:r w:rsidR="008E79D4" w:rsidRPr="008E79D4">
        <w:rPr>
          <w:rFonts w:ascii="Calibri" w:hAnsi="Calibri"/>
        </w:rPr>
        <w:t>icitación</w:t>
      </w:r>
      <w:r w:rsidR="008E79D4">
        <w:rPr>
          <w:rFonts w:ascii="Calibri" w:hAnsi="Calibri"/>
        </w:rPr>
        <w:t xml:space="preserve"> P</w:t>
      </w:r>
      <w:r w:rsidR="008E79D4" w:rsidRPr="008E79D4">
        <w:rPr>
          <w:rFonts w:ascii="Calibri" w:hAnsi="Calibri"/>
        </w:rPr>
        <w:t>ública</w:t>
      </w:r>
      <w:r w:rsidRPr="00040DE2">
        <w:rPr>
          <w:rFonts w:ascii="Calibri" w:hAnsi="Calibri"/>
        </w:rPr>
        <w:t>.</w:t>
      </w:r>
    </w:p>
    <w:p w14:paraId="1D839A2D"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11°</w:t>
      </w:r>
      <w:r w:rsidRPr="00040DE2">
        <w:rPr>
          <w:rFonts w:ascii="Calibri" w:hAnsi="Calibri"/>
        </w:rPr>
        <w:tab/>
      </w:r>
      <w:r w:rsidRPr="00040DE2">
        <w:rPr>
          <w:rFonts w:ascii="Calibri" w:hAnsi="Calibri"/>
        </w:rPr>
        <w:tab/>
        <w:t>De la certificación de la documentación.</w:t>
      </w:r>
    </w:p>
    <w:p w14:paraId="5CBE7F52" w14:textId="77777777" w:rsidR="003F27A8" w:rsidRPr="00040DE2" w:rsidRDefault="003F27A8" w:rsidP="003F27A8">
      <w:pPr>
        <w:tabs>
          <w:tab w:val="left" w:pos="1134"/>
        </w:tabs>
        <w:spacing w:line="276" w:lineRule="auto"/>
        <w:rPr>
          <w:rFonts w:ascii="Calibri" w:hAnsi="Calibri"/>
        </w:rPr>
      </w:pPr>
    </w:p>
    <w:p w14:paraId="132757DD"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II - DE LA LICITACIÓN</w:t>
      </w:r>
    </w:p>
    <w:p w14:paraId="6762826A"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CONSIDERACIONES GENERALES</w:t>
      </w:r>
    </w:p>
    <w:p w14:paraId="49320123"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12°</w:t>
      </w:r>
      <w:r w:rsidRPr="00040DE2">
        <w:rPr>
          <w:rFonts w:ascii="Calibri" w:hAnsi="Calibri"/>
        </w:rPr>
        <w:tab/>
      </w:r>
      <w:r w:rsidRPr="00040DE2">
        <w:rPr>
          <w:rFonts w:ascii="Calibri" w:hAnsi="Calibri"/>
        </w:rPr>
        <w:tab/>
        <w:t>De la presentación de las propuestas.</w:t>
      </w:r>
    </w:p>
    <w:p w14:paraId="1E627362" w14:textId="77777777" w:rsidR="003F27A8" w:rsidRPr="00040DE2" w:rsidRDefault="003F27A8" w:rsidP="003F27A8">
      <w:pPr>
        <w:tabs>
          <w:tab w:val="left" w:pos="1134"/>
        </w:tabs>
        <w:spacing w:line="276" w:lineRule="auto"/>
        <w:rPr>
          <w:rFonts w:ascii="Calibri" w:hAnsi="Calibri"/>
        </w:rPr>
      </w:pPr>
      <w:r w:rsidRPr="00040DE2">
        <w:rPr>
          <w:rFonts w:ascii="Calibri" w:hAnsi="Calibri"/>
        </w:rPr>
        <w:t xml:space="preserve">Art. 13° </w:t>
      </w:r>
      <w:r w:rsidRPr="00040DE2">
        <w:rPr>
          <w:rFonts w:ascii="Calibri" w:hAnsi="Calibri"/>
        </w:rPr>
        <w:tab/>
      </w:r>
      <w:r w:rsidRPr="00040DE2">
        <w:rPr>
          <w:rFonts w:ascii="Calibri" w:hAnsi="Calibri"/>
        </w:rPr>
        <w:tab/>
        <w:t>Responsabilidad del Oferente. Eximición de la Comitente.</w:t>
      </w:r>
    </w:p>
    <w:p w14:paraId="41F13E02"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14°</w:t>
      </w:r>
      <w:r w:rsidRPr="00040DE2">
        <w:rPr>
          <w:rFonts w:ascii="Calibri" w:hAnsi="Calibri"/>
        </w:rPr>
        <w:tab/>
      </w:r>
      <w:r w:rsidRPr="00040DE2">
        <w:rPr>
          <w:rFonts w:ascii="Calibri" w:hAnsi="Calibri"/>
        </w:rPr>
        <w:tab/>
        <w:t>Capacidad necesaria para resultar adjudicatario.</w:t>
      </w:r>
    </w:p>
    <w:p w14:paraId="5EE4B089"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15°</w:t>
      </w:r>
      <w:r w:rsidRPr="00040DE2">
        <w:rPr>
          <w:rFonts w:ascii="Calibri" w:hAnsi="Calibri"/>
        </w:rPr>
        <w:tab/>
      </w:r>
      <w:r w:rsidRPr="00040DE2">
        <w:rPr>
          <w:rFonts w:ascii="Calibri" w:hAnsi="Calibri"/>
        </w:rPr>
        <w:tab/>
        <w:t>Mantenimiento de las propuestas.</w:t>
      </w:r>
    </w:p>
    <w:p w14:paraId="0655617F"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16°</w:t>
      </w:r>
      <w:r w:rsidRPr="00040DE2">
        <w:rPr>
          <w:rFonts w:ascii="Calibri" w:hAnsi="Calibri"/>
        </w:rPr>
        <w:tab/>
      </w:r>
      <w:r w:rsidRPr="00040DE2">
        <w:rPr>
          <w:rFonts w:ascii="Calibri" w:hAnsi="Calibri"/>
        </w:rPr>
        <w:tab/>
        <w:t>De la apertura de la licitación.</w:t>
      </w:r>
    </w:p>
    <w:p w14:paraId="148A03EE"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b/>
      </w:r>
    </w:p>
    <w:p w14:paraId="0DC57D2F"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III – DEL ESTUDIO Y COMPARACIÓN DE LAS PROPUESTAS</w:t>
      </w:r>
    </w:p>
    <w:p w14:paraId="6C601EA2" w14:textId="77777777" w:rsidR="003F27A8" w:rsidRPr="00040DE2" w:rsidRDefault="003F27A8" w:rsidP="003F27A8">
      <w:pPr>
        <w:tabs>
          <w:tab w:val="left" w:pos="1134"/>
        </w:tabs>
        <w:spacing w:line="276" w:lineRule="auto"/>
        <w:rPr>
          <w:rFonts w:ascii="Calibri" w:hAnsi="Calibri"/>
        </w:rPr>
      </w:pPr>
      <w:r w:rsidRPr="00040DE2">
        <w:rPr>
          <w:rFonts w:ascii="Calibri" w:hAnsi="Calibri"/>
        </w:rPr>
        <w:t xml:space="preserve">Art. 17° </w:t>
      </w:r>
      <w:r w:rsidRPr="00040DE2">
        <w:rPr>
          <w:rFonts w:ascii="Calibri" w:hAnsi="Calibri"/>
        </w:rPr>
        <w:tab/>
      </w:r>
      <w:r w:rsidRPr="00040DE2">
        <w:rPr>
          <w:rFonts w:ascii="Calibri" w:hAnsi="Calibri"/>
        </w:rPr>
        <w:tab/>
        <w:t>Causales de rechazo.</w:t>
      </w:r>
    </w:p>
    <w:p w14:paraId="3E840D49" w14:textId="7311CFCD" w:rsidR="003F27A8" w:rsidRPr="00040DE2" w:rsidRDefault="003F27A8" w:rsidP="003F27A8">
      <w:pPr>
        <w:tabs>
          <w:tab w:val="left" w:pos="1134"/>
        </w:tabs>
        <w:spacing w:line="276" w:lineRule="auto"/>
        <w:rPr>
          <w:rFonts w:ascii="Calibri" w:hAnsi="Calibri"/>
        </w:rPr>
      </w:pPr>
      <w:r w:rsidRPr="00040DE2">
        <w:rPr>
          <w:rFonts w:ascii="Calibri" w:hAnsi="Calibri"/>
        </w:rPr>
        <w:t>Art. 18°</w:t>
      </w:r>
      <w:r w:rsidRPr="00040DE2">
        <w:rPr>
          <w:rFonts w:ascii="Calibri" w:hAnsi="Calibri"/>
        </w:rPr>
        <w:tab/>
      </w:r>
      <w:r w:rsidRPr="00040DE2">
        <w:rPr>
          <w:rFonts w:ascii="Calibri" w:hAnsi="Calibri"/>
        </w:rPr>
        <w:tab/>
        <w:t xml:space="preserve">De la </w:t>
      </w:r>
      <w:r w:rsidR="003C71F3">
        <w:rPr>
          <w:rFonts w:ascii="Calibri" w:hAnsi="Calibri"/>
        </w:rPr>
        <w:t>COMISION DE PREADJUDICACIÓN</w:t>
      </w:r>
      <w:r w:rsidRPr="00040DE2">
        <w:rPr>
          <w:rFonts w:ascii="Calibri" w:hAnsi="Calibri"/>
        </w:rPr>
        <w:t>y Valoración de Ofertas.</w:t>
      </w:r>
    </w:p>
    <w:p w14:paraId="6AFE7AAA"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19°</w:t>
      </w:r>
      <w:r w:rsidRPr="00040DE2">
        <w:rPr>
          <w:rFonts w:ascii="Calibri" w:hAnsi="Calibri"/>
        </w:rPr>
        <w:tab/>
      </w:r>
      <w:r w:rsidRPr="00040DE2">
        <w:rPr>
          <w:rFonts w:ascii="Calibri" w:hAnsi="Calibri"/>
        </w:rPr>
        <w:tab/>
        <w:t>Oferta más Conveniente - Metodología de Evaluación.</w:t>
      </w:r>
    </w:p>
    <w:p w14:paraId="3FB4C119" w14:textId="77777777" w:rsidR="003F27A8" w:rsidRPr="00040DE2" w:rsidRDefault="003F27A8" w:rsidP="003F27A8">
      <w:pPr>
        <w:tabs>
          <w:tab w:val="left" w:pos="1134"/>
        </w:tabs>
        <w:spacing w:line="276" w:lineRule="auto"/>
        <w:rPr>
          <w:rFonts w:ascii="Calibri" w:hAnsi="Calibri"/>
          <w:b/>
          <w:u w:val="single"/>
        </w:rPr>
      </w:pPr>
    </w:p>
    <w:p w14:paraId="1460A0F2"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IV – DE LA ADJUDICACIÓN</w:t>
      </w:r>
    </w:p>
    <w:p w14:paraId="5453634B" w14:textId="1E1514AE" w:rsidR="00D27947" w:rsidRDefault="003F27A8" w:rsidP="003F27A8">
      <w:pPr>
        <w:tabs>
          <w:tab w:val="left" w:pos="1134"/>
        </w:tabs>
        <w:spacing w:line="276" w:lineRule="auto"/>
        <w:rPr>
          <w:rFonts w:ascii="Calibri" w:hAnsi="Calibri"/>
        </w:rPr>
      </w:pPr>
      <w:r w:rsidRPr="00040DE2">
        <w:rPr>
          <w:rFonts w:ascii="Calibri" w:hAnsi="Calibri"/>
        </w:rPr>
        <w:t>Art. 20°</w:t>
      </w:r>
      <w:r w:rsidRPr="00040DE2">
        <w:rPr>
          <w:rFonts w:ascii="Calibri" w:hAnsi="Calibri"/>
        </w:rPr>
        <w:tab/>
      </w:r>
      <w:r w:rsidRPr="00040DE2">
        <w:rPr>
          <w:rFonts w:ascii="Calibri" w:hAnsi="Calibri"/>
        </w:rPr>
        <w:tab/>
        <w:t>De la Adjudicación o Rechazo de las Propuestas.</w:t>
      </w:r>
    </w:p>
    <w:p w14:paraId="29C72849" w14:textId="77777777" w:rsidR="00D27947" w:rsidRDefault="00D27947" w:rsidP="003F27A8">
      <w:pPr>
        <w:tabs>
          <w:tab w:val="left" w:pos="1134"/>
        </w:tabs>
        <w:spacing w:line="276" w:lineRule="auto"/>
        <w:rPr>
          <w:rFonts w:ascii="Calibri" w:hAnsi="Calibri"/>
        </w:rPr>
      </w:pPr>
    </w:p>
    <w:p w14:paraId="58614086" w14:textId="77777777" w:rsidR="00D27947" w:rsidRPr="00040DE2" w:rsidRDefault="00D27947" w:rsidP="003F27A8">
      <w:pPr>
        <w:tabs>
          <w:tab w:val="left" w:pos="1134"/>
        </w:tabs>
        <w:spacing w:line="276" w:lineRule="auto"/>
        <w:rPr>
          <w:rFonts w:ascii="Calibri" w:hAnsi="Calibri"/>
        </w:rPr>
      </w:pPr>
    </w:p>
    <w:p w14:paraId="7622CDC8"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21°</w:t>
      </w:r>
      <w:r w:rsidRPr="00040DE2">
        <w:rPr>
          <w:rFonts w:ascii="Calibri" w:hAnsi="Calibri"/>
        </w:rPr>
        <w:tab/>
      </w:r>
      <w:r w:rsidRPr="00040DE2">
        <w:rPr>
          <w:rFonts w:ascii="Calibri" w:hAnsi="Calibri"/>
        </w:rPr>
        <w:tab/>
        <w:t>Registro de Obra.</w:t>
      </w:r>
    </w:p>
    <w:p w14:paraId="303D7070" w14:textId="77777777" w:rsidR="003F27A8" w:rsidRPr="00040DE2" w:rsidRDefault="003F27A8" w:rsidP="003F27A8">
      <w:pPr>
        <w:tabs>
          <w:tab w:val="left" w:pos="1134"/>
        </w:tabs>
        <w:spacing w:line="276" w:lineRule="auto"/>
        <w:rPr>
          <w:rFonts w:ascii="Calibri" w:hAnsi="Calibri"/>
          <w:b/>
          <w:u w:val="single"/>
        </w:rPr>
      </w:pPr>
    </w:p>
    <w:p w14:paraId="400F390D"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V - CONTRATO</w:t>
      </w:r>
    </w:p>
    <w:p w14:paraId="230C82B0"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22°</w:t>
      </w:r>
      <w:r w:rsidRPr="00040DE2">
        <w:rPr>
          <w:rFonts w:ascii="Calibri" w:hAnsi="Calibri"/>
        </w:rPr>
        <w:tab/>
      </w:r>
      <w:r w:rsidRPr="00040DE2">
        <w:rPr>
          <w:rFonts w:ascii="Calibri" w:hAnsi="Calibri"/>
        </w:rPr>
        <w:tab/>
        <w:t>De la firma del contrato.</w:t>
      </w:r>
    </w:p>
    <w:p w14:paraId="31FE610C"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23°</w:t>
      </w:r>
      <w:r w:rsidRPr="00040DE2">
        <w:rPr>
          <w:rFonts w:ascii="Calibri" w:hAnsi="Calibri"/>
        </w:rPr>
        <w:tab/>
      </w:r>
      <w:r w:rsidRPr="00040DE2">
        <w:rPr>
          <w:rFonts w:ascii="Calibri" w:hAnsi="Calibri"/>
        </w:rPr>
        <w:tab/>
        <w:t>Garantías.</w:t>
      </w:r>
    </w:p>
    <w:p w14:paraId="06DDCB4D" w14:textId="77777777" w:rsidR="003F27A8" w:rsidRPr="00040DE2" w:rsidRDefault="003F27A8" w:rsidP="003F27A8">
      <w:pPr>
        <w:tabs>
          <w:tab w:val="left" w:pos="1134"/>
          <w:tab w:val="left" w:pos="4334"/>
        </w:tabs>
        <w:spacing w:line="276" w:lineRule="auto"/>
        <w:rPr>
          <w:rFonts w:ascii="Calibri" w:hAnsi="Calibri"/>
        </w:rPr>
      </w:pPr>
      <w:r w:rsidRPr="00040DE2">
        <w:rPr>
          <w:rFonts w:ascii="Calibri" w:hAnsi="Calibri"/>
        </w:rPr>
        <w:tab/>
      </w:r>
    </w:p>
    <w:p w14:paraId="05CCF675"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VI - REALIZACIÓN DE LOS TRABAJOS</w:t>
      </w:r>
    </w:p>
    <w:p w14:paraId="2317A3CC"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24°</w:t>
      </w:r>
      <w:r w:rsidRPr="00040DE2">
        <w:rPr>
          <w:rFonts w:ascii="Calibri" w:hAnsi="Calibri"/>
        </w:rPr>
        <w:tab/>
      </w:r>
      <w:r w:rsidRPr="00040DE2">
        <w:rPr>
          <w:rFonts w:ascii="Calibri" w:hAnsi="Calibri"/>
        </w:rPr>
        <w:tab/>
        <w:t>Del replanteo y ejecución de la obra.</w:t>
      </w:r>
    </w:p>
    <w:p w14:paraId="5CF392EA"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25°</w:t>
      </w:r>
      <w:r w:rsidRPr="00040DE2">
        <w:rPr>
          <w:rFonts w:ascii="Calibri" w:hAnsi="Calibri"/>
        </w:rPr>
        <w:tab/>
      </w:r>
      <w:r w:rsidRPr="00040DE2">
        <w:rPr>
          <w:rFonts w:ascii="Calibri" w:hAnsi="Calibri"/>
        </w:rPr>
        <w:tab/>
        <w:t>Inicio de la obra.</w:t>
      </w:r>
    </w:p>
    <w:p w14:paraId="0757F1A1"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26°</w:t>
      </w:r>
      <w:r w:rsidRPr="00040DE2">
        <w:rPr>
          <w:rFonts w:ascii="Calibri" w:hAnsi="Calibri"/>
        </w:rPr>
        <w:tab/>
      </w:r>
      <w:r w:rsidRPr="00040DE2">
        <w:rPr>
          <w:rFonts w:ascii="Calibri" w:hAnsi="Calibri"/>
        </w:rPr>
        <w:tab/>
        <w:t>Realización de los trabajos.</w:t>
      </w:r>
    </w:p>
    <w:p w14:paraId="53DD6010"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27°</w:t>
      </w:r>
      <w:r w:rsidRPr="00040DE2">
        <w:rPr>
          <w:rFonts w:ascii="Calibri" w:hAnsi="Calibri"/>
        </w:rPr>
        <w:tab/>
      </w:r>
      <w:r w:rsidRPr="00040DE2">
        <w:rPr>
          <w:rFonts w:ascii="Calibri" w:hAnsi="Calibri"/>
        </w:rPr>
        <w:tab/>
        <w:t>Ejecución de la obra de acuerdo a su fin.</w:t>
      </w:r>
    </w:p>
    <w:p w14:paraId="6EBB36F4"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28°</w:t>
      </w:r>
      <w:r w:rsidRPr="00040DE2">
        <w:rPr>
          <w:rFonts w:ascii="Calibri" w:hAnsi="Calibri"/>
        </w:rPr>
        <w:tab/>
      </w:r>
      <w:r w:rsidRPr="00040DE2">
        <w:rPr>
          <w:rFonts w:ascii="Calibri" w:hAnsi="Calibri"/>
        </w:rPr>
        <w:tab/>
        <w:t>Documentación a cargo del contratista.</w:t>
      </w:r>
    </w:p>
    <w:p w14:paraId="1F38131F"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29°</w:t>
      </w:r>
      <w:r w:rsidRPr="00040DE2">
        <w:rPr>
          <w:rFonts w:ascii="Calibri" w:hAnsi="Calibri"/>
        </w:rPr>
        <w:tab/>
      </w:r>
      <w:r w:rsidRPr="00040DE2">
        <w:rPr>
          <w:rFonts w:ascii="Calibri" w:hAnsi="Calibri"/>
        </w:rPr>
        <w:tab/>
        <w:t>Propuestas alternativas de materiales o equipos.</w:t>
      </w:r>
    </w:p>
    <w:p w14:paraId="45425611"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30°</w:t>
      </w:r>
      <w:r w:rsidRPr="00040DE2">
        <w:rPr>
          <w:rFonts w:ascii="Calibri" w:hAnsi="Calibri"/>
        </w:rPr>
        <w:tab/>
      </w:r>
      <w:r w:rsidRPr="00040DE2">
        <w:rPr>
          <w:rFonts w:ascii="Calibri" w:hAnsi="Calibri"/>
        </w:rPr>
        <w:tab/>
        <w:t>Tramo de muestra.</w:t>
      </w:r>
    </w:p>
    <w:p w14:paraId="1CECA0CC" w14:textId="77777777" w:rsidR="003F27A8" w:rsidRPr="00040DE2" w:rsidRDefault="003F27A8" w:rsidP="003F27A8">
      <w:pPr>
        <w:tabs>
          <w:tab w:val="left" w:pos="1134"/>
        </w:tabs>
        <w:spacing w:line="276" w:lineRule="auto"/>
        <w:rPr>
          <w:rFonts w:ascii="Calibri" w:hAnsi="Calibri"/>
        </w:rPr>
      </w:pPr>
    </w:p>
    <w:p w14:paraId="3CE164B0"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VII - INSPECCIÓN</w:t>
      </w:r>
    </w:p>
    <w:p w14:paraId="2DE07EB8"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31°</w:t>
      </w:r>
      <w:r w:rsidRPr="00040DE2">
        <w:rPr>
          <w:rFonts w:ascii="Calibri" w:hAnsi="Calibri"/>
        </w:rPr>
        <w:tab/>
      </w:r>
      <w:r w:rsidRPr="00040DE2">
        <w:rPr>
          <w:rFonts w:ascii="Calibri" w:hAnsi="Calibri"/>
        </w:rPr>
        <w:tab/>
        <w:t>Del contralor de las obras – Inspecciones.</w:t>
      </w:r>
    </w:p>
    <w:p w14:paraId="186A16F6"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32°</w:t>
      </w:r>
      <w:r w:rsidRPr="00040DE2">
        <w:rPr>
          <w:rFonts w:ascii="Calibri" w:hAnsi="Calibri"/>
        </w:rPr>
        <w:tab/>
      </w:r>
      <w:r w:rsidRPr="00040DE2">
        <w:rPr>
          <w:rFonts w:ascii="Calibri" w:hAnsi="Calibri"/>
        </w:rPr>
        <w:tab/>
        <w:t>Libro de órdenes de servicio y libro de notas de pedido.</w:t>
      </w:r>
    </w:p>
    <w:p w14:paraId="38FFA519"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33°</w:t>
      </w:r>
      <w:r w:rsidRPr="00040DE2">
        <w:rPr>
          <w:rFonts w:ascii="Calibri" w:hAnsi="Calibri"/>
        </w:rPr>
        <w:tab/>
      </w:r>
      <w:r w:rsidRPr="00040DE2">
        <w:rPr>
          <w:rFonts w:ascii="Calibri" w:hAnsi="Calibri"/>
        </w:rPr>
        <w:tab/>
        <w:t>Obrador.</w:t>
      </w:r>
    </w:p>
    <w:p w14:paraId="426D7FBB" w14:textId="77777777" w:rsidR="003F27A8" w:rsidRPr="00040DE2" w:rsidRDefault="003F27A8" w:rsidP="003F27A8">
      <w:pPr>
        <w:tabs>
          <w:tab w:val="left" w:pos="1134"/>
        </w:tabs>
        <w:spacing w:line="276" w:lineRule="auto"/>
        <w:rPr>
          <w:rFonts w:ascii="Calibri" w:hAnsi="Calibri"/>
        </w:rPr>
      </w:pPr>
    </w:p>
    <w:p w14:paraId="7DCA05FE"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VIII - MEDICIÓN Y PAGO DE LAS OBRAS</w:t>
      </w:r>
    </w:p>
    <w:p w14:paraId="4A54D20A"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34°</w:t>
      </w:r>
      <w:r w:rsidRPr="00040DE2">
        <w:rPr>
          <w:rFonts w:ascii="Calibri" w:hAnsi="Calibri"/>
        </w:rPr>
        <w:tab/>
      </w:r>
      <w:r w:rsidRPr="00040DE2">
        <w:rPr>
          <w:rFonts w:ascii="Calibri" w:hAnsi="Calibri"/>
        </w:rPr>
        <w:tab/>
        <w:t>Certificaciones y forma de pago.</w:t>
      </w:r>
    </w:p>
    <w:p w14:paraId="330AB1B6"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35°</w:t>
      </w:r>
      <w:r w:rsidRPr="00040DE2">
        <w:rPr>
          <w:rFonts w:ascii="Calibri" w:hAnsi="Calibri"/>
        </w:rPr>
        <w:tab/>
      </w:r>
      <w:r w:rsidRPr="00040DE2">
        <w:rPr>
          <w:rFonts w:ascii="Calibri" w:hAnsi="Calibri"/>
        </w:rPr>
        <w:tab/>
        <w:t>Certificado Extraordinario de Pago a Cuenta o Anticipo Financiero.</w:t>
      </w:r>
    </w:p>
    <w:p w14:paraId="3C50520F" w14:textId="77777777" w:rsidR="003F27A8" w:rsidRPr="005506E0" w:rsidRDefault="003F27A8" w:rsidP="003F27A8">
      <w:pPr>
        <w:tabs>
          <w:tab w:val="left" w:pos="1134"/>
        </w:tabs>
        <w:spacing w:line="276" w:lineRule="auto"/>
        <w:rPr>
          <w:rFonts w:ascii="Calibri" w:hAnsi="Calibri"/>
        </w:rPr>
      </w:pPr>
      <w:r w:rsidRPr="00040DE2">
        <w:rPr>
          <w:rFonts w:ascii="Calibri" w:hAnsi="Calibri"/>
        </w:rPr>
        <w:t>Art. 36°</w:t>
      </w:r>
      <w:r w:rsidRPr="00040DE2">
        <w:rPr>
          <w:rFonts w:ascii="Calibri" w:hAnsi="Calibri"/>
        </w:rPr>
        <w:tab/>
      </w:r>
      <w:r w:rsidRPr="00040DE2">
        <w:rPr>
          <w:rFonts w:ascii="Calibri" w:hAnsi="Calibri"/>
        </w:rPr>
        <w:tab/>
      </w:r>
      <w:r w:rsidRPr="005506E0">
        <w:rPr>
          <w:rFonts w:ascii="Calibri" w:hAnsi="Calibri"/>
        </w:rPr>
        <w:t>Cumplimiento de la Ley Provincial N° 8470.</w:t>
      </w:r>
    </w:p>
    <w:p w14:paraId="7068D31A" w14:textId="441559E2" w:rsidR="003F27A8" w:rsidRPr="00040DE2" w:rsidRDefault="003F27A8" w:rsidP="003F27A8">
      <w:pPr>
        <w:tabs>
          <w:tab w:val="left" w:pos="1134"/>
        </w:tabs>
        <w:spacing w:line="276" w:lineRule="auto"/>
        <w:rPr>
          <w:rFonts w:ascii="Calibri" w:hAnsi="Calibri"/>
        </w:rPr>
      </w:pPr>
      <w:r w:rsidRPr="005506E0">
        <w:rPr>
          <w:rFonts w:ascii="Calibri" w:hAnsi="Calibri"/>
        </w:rPr>
        <w:t>Art. 37°</w:t>
      </w:r>
      <w:r w:rsidRPr="005506E0">
        <w:rPr>
          <w:rFonts w:ascii="Calibri" w:hAnsi="Calibri"/>
        </w:rPr>
        <w:tab/>
      </w:r>
      <w:r w:rsidRPr="005506E0">
        <w:rPr>
          <w:rFonts w:ascii="Calibri" w:hAnsi="Calibri"/>
        </w:rPr>
        <w:tab/>
      </w:r>
      <w:r w:rsidR="005506E0" w:rsidRPr="005506E0">
        <w:rPr>
          <w:rFonts w:ascii="Calibri" w:hAnsi="Calibri"/>
        </w:rPr>
        <w:t>Salarios Mínimos</w:t>
      </w:r>
      <w:r w:rsidRPr="005506E0">
        <w:rPr>
          <w:rFonts w:ascii="Calibri" w:hAnsi="Calibri"/>
        </w:rPr>
        <w:t>.</w:t>
      </w:r>
    </w:p>
    <w:p w14:paraId="00777B7E" w14:textId="77777777" w:rsidR="003F27A8" w:rsidRPr="00040DE2" w:rsidRDefault="003F27A8" w:rsidP="003F27A8">
      <w:pPr>
        <w:tabs>
          <w:tab w:val="left" w:pos="1134"/>
        </w:tabs>
        <w:spacing w:line="276" w:lineRule="auto"/>
        <w:rPr>
          <w:rFonts w:ascii="Calibri" w:hAnsi="Calibri"/>
          <w:lang w:val="es-ES"/>
        </w:rPr>
      </w:pPr>
      <w:r w:rsidRPr="00040DE2">
        <w:rPr>
          <w:rFonts w:ascii="Calibri" w:hAnsi="Calibri"/>
          <w:lang w:val="es-ES"/>
        </w:rPr>
        <w:t>Art. 38°</w:t>
      </w:r>
      <w:r w:rsidRPr="00040DE2">
        <w:rPr>
          <w:rFonts w:ascii="Calibri" w:hAnsi="Calibri"/>
          <w:lang w:val="es-ES"/>
        </w:rPr>
        <w:tab/>
      </w:r>
      <w:r w:rsidRPr="00040DE2">
        <w:rPr>
          <w:rFonts w:ascii="Calibri" w:hAnsi="Calibri"/>
          <w:lang w:val="es-ES"/>
        </w:rPr>
        <w:tab/>
        <w:t>Tributos.</w:t>
      </w:r>
    </w:p>
    <w:p w14:paraId="02C94BBF" w14:textId="77777777" w:rsidR="003F27A8" w:rsidRPr="00040DE2" w:rsidRDefault="003F27A8" w:rsidP="003F27A8">
      <w:pPr>
        <w:tabs>
          <w:tab w:val="left" w:pos="1134"/>
        </w:tabs>
        <w:spacing w:line="276" w:lineRule="auto"/>
        <w:rPr>
          <w:rFonts w:ascii="Calibri" w:hAnsi="Calibri"/>
          <w:lang w:val="es-ES"/>
        </w:rPr>
      </w:pPr>
      <w:r w:rsidRPr="00040DE2">
        <w:rPr>
          <w:rFonts w:ascii="Calibri" w:hAnsi="Calibri"/>
          <w:lang w:val="es-ES"/>
        </w:rPr>
        <w:t>Art. 39°</w:t>
      </w:r>
      <w:r w:rsidRPr="00040DE2">
        <w:rPr>
          <w:rFonts w:ascii="Calibri" w:hAnsi="Calibri"/>
          <w:lang w:val="es-ES"/>
        </w:rPr>
        <w:tab/>
      </w:r>
      <w:r w:rsidRPr="00040DE2">
        <w:rPr>
          <w:rFonts w:ascii="Calibri" w:hAnsi="Calibri"/>
          <w:lang w:val="es-ES"/>
        </w:rPr>
        <w:tab/>
        <w:t>Acopio.</w:t>
      </w:r>
    </w:p>
    <w:p w14:paraId="7F6B8FFD" w14:textId="7F881BCF" w:rsidR="003F27A8" w:rsidRPr="00040DE2" w:rsidRDefault="003F27A8" w:rsidP="003F27A8">
      <w:pPr>
        <w:tabs>
          <w:tab w:val="left" w:pos="1134"/>
        </w:tabs>
        <w:spacing w:line="276" w:lineRule="auto"/>
        <w:rPr>
          <w:rFonts w:ascii="Calibri" w:hAnsi="Calibri"/>
        </w:rPr>
      </w:pPr>
      <w:r w:rsidRPr="00040DE2">
        <w:rPr>
          <w:rFonts w:ascii="Calibri" w:hAnsi="Calibri"/>
        </w:rPr>
        <w:t>Art. 40°</w:t>
      </w:r>
      <w:r w:rsidRPr="00040DE2">
        <w:rPr>
          <w:rFonts w:ascii="Calibri" w:hAnsi="Calibri"/>
        </w:rPr>
        <w:tab/>
      </w:r>
      <w:r w:rsidRPr="00040DE2">
        <w:rPr>
          <w:rFonts w:ascii="Calibri" w:hAnsi="Calibri"/>
        </w:rPr>
        <w:tab/>
        <w:t>Fondo de reparo.</w:t>
      </w:r>
    </w:p>
    <w:p w14:paraId="5C7FCBB0" w14:textId="77777777" w:rsidR="003F27A8" w:rsidRPr="00040DE2" w:rsidRDefault="003F27A8" w:rsidP="003F27A8">
      <w:pPr>
        <w:tabs>
          <w:tab w:val="left" w:pos="1134"/>
        </w:tabs>
        <w:spacing w:line="276" w:lineRule="auto"/>
        <w:rPr>
          <w:rFonts w:ascii="Calibri" w:hAnsi="Calibri"/>
        </w:rPr>
      </w:pPr>
    </w:p>
    <w:p w14:paraId="2DB60A50"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IX - RECEPCIÓN DE LA OBRA</w:t>
      </w:r>
    </w:p>
    <w:p w14:paraId="3BB65DB4"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41°</w:t>
      </w:r>
      <w:r w:rsidRPr="00040DE2">
        <w:rPr>
          <w:rFonts w:ascii="Calibri" w:hAnsi="Calibri"/>
        </w:rPr>
        <w:tab/>
      </w:r>
      <w:r w:rsidRPr="00040DE2">
        <w:rPr>
          <w:rFonts w:ascii="Calibri" w:hAnsi="Calibri"/>
        </w:rPr>
        <w:tab/>
        <w:t>Recepción provisional.</w:t>
      </w:r>
    </w:p>
    <w:p w14:paraId="5E359689"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42°</w:t>
      </w:r>
      <w:r w:rsidRPr="00040DE2">
        <w:rPr>
          <w:rFonts w:ascii="Calibri" w:hAnsi="Calibri"/>
        </w:rPr>
        <w:tab/>
      </w:r>
      <w:r w:rsidRPr="00040DE2">
        <w:rPr>
          <w:rFonts w:ascii="Calibri" w:hAnsi="Calibri"/>
        </w:rPr>
        <w:tab/>
        <w:t>Plazo de garantía.</w:t>
      </w:r>
    </w:p>
    <w:p w14:paraId="48DCDEEF"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43°</w:t>
      </w:r>
      <w:r w:rsidRPr="00040DE2">
        <w:rPr>
          <w:rFonts w:ascii="Calibri" w:hAnsi="Calibri"/>
        </w:rPr>
        <w:tab/>
      </w:r>
      <w:r w:rsidRPr="00040DE2">
        <w:rPr>
          <w:rFonts w:ascii="Calibri" w:hAnsi="Calibri"/>
        </w:rPr>
        <w:tab/>
        <w:t>Recepción definitiva.</w:t>
      </w:r>
    </w:p>
    <w:p w14:paraId="5C615682"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44°</w:t>
      </w:r>
      <w:r w:rsidRPr="00040DE2">
        <w:rPr>
          <w:rFonts w:ascii="Calibri" w:hAnsi="Calibri"/>
        </w:rPr>
        <w:tab/>
      </w:r>
      <w:r w:rsidRPr="00040DE2">
        <w:rPr>
          <w:rFonts w:ascii="Calibri" w:hAnsi="Calibri"/>
        </w:rPr>
        <w:tab/>
        <w:t>Devolución de las garantías.</w:t>
      </w:r>
    </w:p>
    <w:p w14:paraId="1D409158" w14:textId="77777777" w:rsidR="003F27A8" w:rsidRPr="00040DE2" w:rsidRDefault="003F27A8" w:rsidP="003F27A8">
      <w:pPr>
        <w:tabs>
          <w:tab w:val="left" w:pos="1134"/>
        </w:tabs>
        <w:spacing w:line="276" w:lineRule="auto"/>
        <w:rPr>
          <w:rFonts w:ascii="Calibri" w:hAnsi="Calibri"/>
        </w:rPr>
      </w:pPr>
    </w:p>
    <w:p w14:paraId="5114A7D2"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X - EL CONTRATISTA: SU REPRESENTANTE Y EL PERSONAL</w:t>
      </w:r>
    </w:p>
    <w:p w14:paraId="20770EBD"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45°</w:t>
      </w:r>
      <w:r w:rsidRPr="00040DE2">
        <w:rPr>
          <w:rFonts w:ascii="Calibri" w:hAnsi="Calibri"/>
        </w:rPr>
        <w:tab/>
      </w:r>
      <w:r w:rsidRPr="00040DE2">
        <w:rPr>
          <w:rFonts w:ascii="Calibri" w:hAnsi="Calibri"/>
        </w:rPr>
        <w:tab/>
        <w:t>Instrumental a cargo del contratista.</w:t>
      </w:r>
    </w:p>
    <w:p w14:paraId="127D2E46"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46°</w:t>
      </w:r>
      <w:r w:rsidRPr="00040DE2">
        <w:rPr>
          <w:rFonts w:ascii="Calibri" w:hAnsi="Calibri"/>
        </w:rPr>
        <w:tab/>
      </w:r>
      <w:r w:rsidRPr="00040DE2">
        <w:rPr>
          <w:rFonts w:ascii="Calibri" w:hAnsi="Calibri"/>
        </w:rPr>
        <w:tab/>
        <w:t>Seguros.</w:t>
      </w:r>
    </w:p>
    <w:p w14:paraId="6764DD16" w14:textId="77777777" w:rsidR="003F27A8" w:rsidRDefault="003F27A8" w:rsidP="003F27A8">
      <w:pPr>
        <w:tabs>
          <w:tab w:val="left" w:pos="1134"/>
        </w:tabs>
        <w:spacing w:line="276" w:lineRule="auto"/>
        <w:rPr>
          <w:rFonts w:ascii="Calibri" w:hAnsi="Calibri"/>
        </w:rPr>
      </w:pPr>
      <w:r w:rsidRPr="00040DE2">
        <w:rPr>
          <w:rFonts w:ascii="Calibri" w:hAnsi="Calibri"/>
        </w:rPr>
        <w:t>Art. 47°</w:t>
      </w:r>
      <w:r w:rsidRPr="00040DE2">
        <w:rPr>
          <w:rFonts w:ascii="Calibri" w:hAnsi="Calibri"/>
        </w:rPr>
        <w:tab/>
      </w:r>
      <w:r w:rsidRPr="00040DE2">
        <w:rPr>
          <w:rFonts w:ascii="Calibri" w:hAnsi="Calibri"/>
        </w:rPr>
        <w:tab/>
        <w:t>Documentación del proyecto en obra.</w:t>
      </w:r>
    </w:p>
    <w:p w14:paraId="25F543E0" w14:textId="77777777" w:rsidR="00D27947" w:rsidRDefault="00D27947" w:rsidP="003F27A8">
      <w:pPr>
        <w:tabs>
          <w:tab w:val="left" w:pos="1134"/>
        </w:tabs>
        <w:spacing w:line="276" w:lineRule="auto"/>
        <w:rPr>
          <w:rFonts w:ascii="Calibri" w:hAnsi="Calibri"/>
        </w:rPr>
      </w:pPr>
    </w:p>
    <w:p w14:paraId="4D39B121" w14:textId="77777777" w:rsidR="00D27947" w:rsidRPr="00040DE2" w:rsidRDefault="00D27947" w:rsidP="003F27A8">
      <w:pPr>
        <w:tabs>
          <w:tab w:val="left" w:pos="1134"/>
        </w:tabs>
        <w:spacing w:line="276" w:lineRule="auto"/>
        <w:rPr>
          <w:rFonts w:ascii="Calibri" w:hAnsi="Calibri"/>
        </w:rPr>
      </w:pPr>
    </w:p>
    <w:p w14:paraId="238294E6"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48°</w:t>
      </w:r>
      <w:r w:rsidRPr="00040DE2">
        <w:rPr>
          <w:rFonts w:ascii="Calibri" w:hAnsi="Calibri"/>
        </w:rPr>
        <w:tab/>
      </w:r>
      <w:r w:rsidRPr="00040DE2">
        <w:rPr>
          <w:rFonts w:ascii="Calibri" w:hAnsi="Calibri"/>
        </w:rPr>
        <w:tab/>
        <w:t>Jornales.</w:t>
      </w:r>
    </w:p>
    <w:p w14:paraId="6396F15A"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49°</w:t>
      </w:r>
      <w:r w:rsidRPr="00040DE2">
        <w:rPr>
          <w:rFonts w:ascii="Calibri" w:hAnsi="Calibri"/>
        </w:rPr>
        <w:tab/>
      </w:r>
      <w:r w:rsidRPr="00040DE2">
        <w:rPr>
          <w:rFonts w:ascii="Calibri" w:hAnsi="Calibri"/>
        </w:rPr>
        <w:tab/>
        <w:t>Responsabilidad a cargo del contratista.</w:t>
      </w:r>
    </w:p>
    <w:p w14:paraId="30B5F392"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50°</w:t>
      </w:r>
      <w:r w:rsidRPr="00040DE2">
        <w:rPr>
          <w:rFonts w:ascii="Calibri" w:hAnsi="Calibri"/>
        </w:rPr>
        <w:tab/>
      </w:r>
      <w:r w:rsidRPr="00040DE2">
        <w:rPr>
          <w:rFonts w:ascii="Calibri" w:hAnsi="Calibri"/>
        </w:rPr>
        <w:tab/>
        <w:t>Limpieza de obra y obrador.</w:t>
      </w:r>
    </w:p>
    <w:p w14:paraId="4F4DF4C4"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51°</w:t>
      </w:r>
      <w:r w:rsidRPr="00040DE2">
        <w:rPr>
          <w:rFonts w:ascii="Calibri" w:hAnsi="Calibri"/>
        </w:rPr>
        <w:tab/>
      </w:r>
      <w:r w:rsidRPr="00040DE2">
        <w:rPr>
          <w:rFonts w:ascii="Calibri" w:hAnsi="Calibri"/>
        </w:rPr>
        <w:tab/>
        <w:t>Documentación conforme a obra.</w:t>
      </w:r>
    </w:p>
    <w:p w14:paraId="7CB3DD0A"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52°</w:t>
      </w:r>
      <w:r w:rsidRPr="00040DE2">
        <w:rPr>
          <w:rFonts w:ascii="Calibri" w:hAnsi="Calibri"/>
        </w:rPr>
        <w:tab/>
      </w:r>
      <w:r w:rsidRPr="00040DE2">
        <w:rPr>
          <w:rFonts w:ascii="Calibri" w:hAnsi="Calibri"/>
        </w:rPr>
        <w:tab/>
        <w:t>Protecciones.</w:t>
      </w:r>
    </w:p>
    <w:p w14:paraId="1B33C0AC"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53°</w:t>
      </w:r>
      <w:r w:rsidRPr="00040DE2">
        <w:rPr>
          <w:rFonts w:ascii="Calibri" w:hAnsi="Calibri"/>
        </w:rPr>
        <w:tab/>
      </w:r>
      <w:r w:rsidRPr="00040DE2">
        <w:rPr>
          <w:rFonts w:ascii="Calibri" w:hAnsi="Calibri"/>
        </w:rPr>
        <w:tab/>
        <w:t>Limpieza final de obra.</w:t>
      </w:r>
    </w:p>
    <w:p w14:paraId="2B7339A9" w14:textId="77777777" w:rsidR="003F27A8" w:rsidRPr="00040DE2" w:rsidRDefault="003F27A8" w:rsidP="003F27A8">
      <w:pPr>
        <w:tabs>
          <w:tab w:val="left" w:pos="1134"/>
        </w:tabs>
        <w:spacing w:line="276" w:lineRule="auto"/>
        <w:rPr>
          <w:rFonts w:ascii="Calibri" w:hAnsi="Calibri"/>
        </w:rPr>
      </w:pPr>
      <w:r w:rsidRPr="00040DE2">
        <w:rPr>
          <w:rFonts w:ascii="Calibri" w:hAnsi="Calibri"/>
        </w:rPr>
        <w:t xml:space="preserve">Art. 54° </w:t>
      </w:r>
      <w:r w:rsidRPr="00040DE2">
        <w:rPr>
          <w:rFonts w:ascii="Calibri" w:hAnsi="Calibri"/>
        </w:rPr>
        <w:tab/>
      </w:r>
      <w:r w:rsidRPr="00040DE2">
        <w:rPr>
          <w:rFonts w:ascii="Calibri" w:hAnsi="Calibri"/>
        </w:rPr>
        <w:tab/>
        <w:t>Normas de higiene y seguridad.</w:t>
      </w:r>
    </w:p>
    <w:p w14:paraId="7E77E48E" w14:textId="77777777" w:rsidR="003F27A8" w:rsidRPr="00040DE2" w:rsidRDefault="003F27A8" w:rsidP="003F27A8">
      <w:pPr>
        <w:tabs>
          <w:tab w:val="left" w:pos="1134"/>
        </w:tabs>
        <w:spacing w:line="276" w:lineRule="auto"/>
        <w:rPr>
          <w:rFonts w:ascii="Calibri" w:hAnsi="Calibri"/>
        </w:rPr>
      </w:pPr>
    </w:p>
    <w:p w14:paraId="58880575" w14:textId="77777777" w:rsidR="003F27A8" w:rsidRPr="00040DE2" w:rsidRDefault="003F27A8" w:rsidP="003F27A8">
      <w:pPr>
        <w:tabs>
          <w:tab w:val="left" w:pos="1134"/>
        </w:tabs>
        <w:spacing w:line="276" w:lineRule="auto"/>
        <w:rPr>
          <w:rFonts w:ascii="Calibri" w:hAnsi="Calibri"/>
          <w:b/>
          <w:u w:val="single"/>
        </w:rPr>
      </w:pPr>
      <w:r w:rsidRPr="00040DE2">
        <w:rPr>
          <w:rFonts w:ascii="Calibri" w:hAnsi="Calibri"/>
          <w:b/>
          <w:u w:val="single"/>
        </w:rPr>
        <w:t>CAPITULO XI - SANCIONES</w:t>
      </w:r>
    </w:p>
    <w:p w14:paraId="75464CAA" w14:textId="77777777" w:rsidR="003F27A8" w:rsidRPr="00040DE2" w:rsidRDefault="003F27A8" w:rsidP="003F27A8">
      <w:pPr>
        <w:tabs>
          <w:tab w:val="left" w:pos="1134"/>
        </w:tabs>
        <w:spacing w:line="276" w:lineRule="auto"/>
        <w:rPr>
          <w:rFonts w:ascii="Calibri" w:hAnsi="Calibri"/>
        </w:rPr>
      </w:pPr>
      <w:r w:rsidRPr="00040DE2">
        <w:rPr>
          <w:rFonts w:ascii="Calibri" w:hAnsi="Calibri"/>
        </w:rPr>
        <w:t>Art. 55°</w:t>
      </w:r>
      <w:r w:rsidRPr="00040DE2">
        <w:rPr>
          <w:rFonts w:ascii="Calibri" w:hAnsi="Calibri"/>
        </w:rPr>
        <w:tab/>
      </w:r>
      <w:r w:rsidRPr="00040DE2">
        <w:rPr>
          <w:rFonts w:ascii="Calibri" w:hAnsi="Calibri"/>
        </w:rPr>
        <w:tab/>
        <w:t>Régimen de multas.</w:t>
      </w:r>
    </w:p>
    <w:p w14:paraId="24F81CEE" w14:textId="77777777" w:rsidR="003F27A8" w:rsidRDefault="003F27A8" w:rsidP="003F27A8">
      <w:pPr>
        <w:tabs>
          <w:tab w:val="left" w:pos="1134"/>
        </w:tabs>
        <w:spacing w:line="276" w:lineRule="auto"/>
        <w:rPr>
          <w:rFonts w:ascii="Calibri" w:hAnsi="Calibri"/>
        </w:rPr>
      </w:pPr>
      <w:r w:rsidRPr="00040DE2">
        <w:rPr>
          <w:rFonts w:ascii="Calibri" w:hAnsi="Calibri"/>
        </w:rPr>
        <w:t>Art. 56°</w:t>
      </w:r>
      <w:r w:rsidRPr="00040DE2">
        <w:rPr>
          <w:rFonts w:ascii="Calibri" w:hAnsi="Calibri"/>
        </w:rPr>
        <w:tab/>
      </w:r>
      <w:r w:rsidRPr="00040DE2">
        <w:rPr>
          <w:rFonts w:ascii="Calibri" w:hAnsi="Calibri"/>
        </w:rPr>
        <w:tab/>
        <w:t>Rescisión del contrato.</w:t>
      </w:r>
    </w:p>
    <w:p w14:paraId="0892614C" w14:textId="77777777" w:rsidR="007626D5" w:rsidRDefault="007626D5" w:rsidP="007626D5">
      <w:r>
        <w:t xml:space="preserve"> </w:t>
      </w:r>
    </w:p>
    <w:p w14:paraId="6E8BDB4B" w14:textId="77777777" w:rsidR="007626D5" w:rsidRPr="007626D5" w:rsidRDefault="007626D5" w:rsidP="007626D5">
      <w:pPr>
        <w:rPr>
          <w:u w:val="single"/>
        </w:rPr>
      </w:pPr>
      <w:r w:rsidRPr="007626D5">
        <w:rPr>
          <w:u w:val="single"/>
        </w:rPr>
        <w:t>A N E X O S</w:t>
      </w:r>
    </w:p>
    <w:p w14:paraId="2F41BEA2" w14:textId="77777777" w:rsidR="007626D5" w:rsidRDefault="007626D5" w:rsidP="007626D5">
      <w:r>
        <w:t>Anexo 1</w:t>
      </w:r>
      <w:r>
        <w:tab/>
        <w:t>Solicitud de admisión.</w:t>
      </w:r>
    </w:p>
    <w:p w14:paraId="083B28CB" w14:textId="6D5F6888" w:rsidR="007626D5" w:rsidRDefault="007626D5" w:rsidP="007626D5">
      <w:r>
        <w:t>Anexo 2</w:t>
      </w:r>
      <w:r>
        <w:tab/>
        <w:t>Declaraciones juradas.</w:t>
      </w:r>
    </w:p>
    <w:p w14:paraId="705F59EE" w14:textId="77777777" w:rsidR="007626D5" w:rsidRDefault="007626D5" w:rsidP="007626D5">
      <w:r>
        <w:t>Anexo 3</w:t>
      </w:r>
      <w:r>
        <w:tab/>
        <w:t xml:space="preserve">Formulario Propuesta. </w:t>
      </w:r>
    </w:p>
    <w:p w14:paraId="37BF5B41" w14:textId="22697DD7" w:rsidR="007626D5" w:rsidRDefault="007626D5" w:rsidP="007626D5">
      <w:r>
        <w:t>Anexo 4</w:t>
      </w:r>
      <w:r>
        <w:tab/>
        <w:t xml:space="preserve">Presupuesto detallado. </w:t>
      </w:r>
    </w:p>
    <w:p w14:paraId="6098A25A" w14:textId="3A3C8064" w:rsidR="007626D5" w:rsidRDefault="007626D5" w:rsidP="007626D5">
      <w:r>
        <w:t>Anexo 5</w:t>
      </w:r>
      <w:r>
        <w:tab/>
        <w:t>Análisis de Precio</w:t>
      </w:r>
      <w:r w:rsidR="00AE3B4F">
        <w:t>s</w:t>
      </w:r>
      <w:r>
        <w:t>.</w:t>
      </w:r>
    </w:p>
    <w:p w14:paraId="395C0DA8" w14:textId="77777777" w:rsidR="007626D5" w:rsidRDefault="007626D5" w:rsidP="007626D5">
      <w:r>
        <w:t>Anexo 6</w:t>
      </w:r>
      <w:r>
        <w:tab/>
        <w:t xml:space="preserve">Curva de Inversión. </w:t>
      </w:r>
    </w:p>
    <w:p w14:paraId="4B54E721" w14:textId="77777777" w:rsidR="007626D5" w:rsidRDefault="007626D5" w:rsidP="007626D5">
      <w:r>
        <w:t>Anexo 7</w:t>
      </w:r>
      <w:r>
        <w:tab/>
        <w:t xml:space="preserve">Cuadro de Remanentes. </w:t>
      </w:r>
    </w:p>
    <w:p w14:paraId="5A992FC9" w14:textId="1333AD51" w:rsidR="007626D5" w:rsidRDefault="007626D5" w:rsidP="007626D5">
      <w:r>
        <w:t>Anexo 8</w:t>
      </w:r>
      <w:r>
        <w:tab/>
        <w:t>Cuadro de Avances.</w:t>
      </w:r>
    </w:p>
    <w:p w14:paraId="1AE5A3FE" w14:textId="47EC8F0B" w:rsidR="007626D5" w:rsidRDefault="007626D5" w:rsidP="007626D5">
      <w:r>
        <w:t>Anexo 9</w:t>
      </w:r>
      <w:r>
        <w:tab/>
        <w:t xml:space="preserve">Listado de equipos, instrumentos y vehículos a afectar a la obra. </w:t>
      </w:r>
    </w:p>
    <w:p w14:paraId="5CB11FD2" w14:textId="742BBAB6" w:rsidR="00DC7197" w:rsidRDefault="00DC7197">
      <w:pPr>
        <w:spacing w:after="200" w:line="276" w:lineRule="auto"/>
        <w:jc w:val="left"/>
      </w:pPr>
      <w:r>
        <w:br w:type="page"/>
      </w:r>
    </w:p>
    <w:p w14:paraId="73151DA2" w14:textId="77777777" w:rsidR="00DC7197" w:rsidRPr="00DC7197" w:rsidRDefault="00DC7197" w:rsidP="00DC7197">
      <w:pPr>
        <w:rPr>
          <w:b/>
          <w:u w:val="single"/>
        </w:rPr>
      </w:pPr>
      <w:r w:rsidRPr="00DC7197">
        <w:rPr>
          <w:b/>
          <w:u w:val="single"/>
        </w:rPr>
        <w:lastRenderedPageBreak/>
        <w:t>CAPITULO I ‐ DISPOSICIONES GENERALES</w:t>
      </w:r>
    </w:p>
    <w:p w14:paraId="0C1EB382" w14:textId="77777777" w:rsidR="00DC7197" w:rsidRDefault="00DC7197" w:rsidP="00DC7197"/>
    <w:p w14:paraId="10D94C2F" w14:textId="77777777" w:rsidR="00DC7197" w:rsidRPr="00DC7197" w:rsidRDefault="00DC7197" w:rsidP="00DC7197">
      <w:pPr>
        <w:rPr>
          <w:b/>
        </w:rPr>
      </w:pPr>
      <w:r w:rsidRPr="00DC7197">
        <w:rPr>
          <w:b/>
        </w:rPr>
        <w:t>Artículo N° 1:</w:t>
      </w:r>
      <w:r w:rsidRPr="00DC7197">
        <w:rPr>
          <w:b/>
        </w:rPr>
        <w:tab/>
        <w:t>SIGNIFICACIÓN Y ALCANCE</w:t>
      </w:r>
    </w:p>
    <w:p w14:paraId="7B4C6543" w14:textId="77777777" w:rsidR="00DC7197" w:rsidRDefault="00DC7197" w:rsidP="00DC7197"/>
    <w:p w14:paraId="3CD5B267" w14:textId="5947E425" w:rsidR="00DC7197" w:rsidRDefault="00DC7197" w:rsidP="00DC7197">
      <w:r>
        <w:t>Este pliego establece las condiciones particulares que se aplicarán para la licitación, contratación y ejecución de la obra.</w:t>
      </w:r>
    </w:p>
    <w:p w14:paraId="6D29E505" w14:textId="77777777" w:rsidR="00DC7197" w:rsidRDefault="00DC7197" w:rsidP="00DC7197"/>
    <w:p w14:paraId="7B43D538" w14:textId="77777777" w:rsidR="00DC7197" w:rsidRDefault="00DC7197" w:rsidP="00DC7197">
      <w:r>
        <w:t>DENOMINACIONES: Las diversas denominaciones contenidas en éste pliego se entenderán de la siguiente forma:</w:t>
      </w:r>
    </w:p>
    <w:p w14:paraId="7457AE77" w14:textId="77777777" w:rsidR="00DC7197" w:rsidRDefault="00DC7197" w:rsidP="00DC7197"/>
    <w:p w14:paraId="62CD0570" w14:textId="36083263" w:rsidR="00DC7197" w:rsidRDefault="00DC7197" w:rsidP="00DC7197">
      <w:r>
        <w:t>AUTORIDAD COMPETENTE: La Autoridad Competente para Autorizar la Contratación (Llamado a Licitación) es la Municipalidad de Alta Gracia.</w:t>
      </w:r>
    </w:p>
    <w:p w14:paraId="6E567D6A" w14:textId="77777777" w:rsidR="00DC7197" w:rsidRDefault="00DC7197" w:rsidP="00DC7197"/>
    <w:p w14:paraId="071642A6" w14:textId="2423B672" w:rsidR="00DC7197" w:rsidRDefault="00DC7197" w:rsidP="00DC7197">
      <w:r>
        <w:t>COMITENTE: Es el organismo del Estado que contrata la obra objeto de licitación. Es la Municipalidad de Alta Gracia.</w:t>
      </w:r>
    </w:p>
    <w:p w14:paraId="7C078695" w14:textId="77777777" w:rsidR="00DC7197" w:rsidRDefault="00DC7197" w:rsidP="00DC7197"/>
    <w:p w14:paraId="47C30FBE" w14:textId="53D0AFB9" w:rsidR="00DC7197" w:rsidRDefault="00DC7197" w:rsidP="00DC7197">
      <w:r>
        <w:t xml:space="preserve">AUTORIDAD ADJUDICANTE: La   Autoridad   Competente   para   Adjudicar   la   obra   objeto   </w:t>
      </w:r>
      <w:r w:rsidR="00D023C9">
        <w:t>del procedimiento licitatorio e</w:t>
      </w:r>
      <w:r>
        <w:t>s la Municipalidad de Alta Gracia.</w:t>
      </w:r>
    </w:p>
    <w:p w14:paraId="213FD18E" w14:textId="77777777" w:rsidR="00DC7197" w:rsidRDefault="00DC7197" w:rsidP="00DC7197"/>
    <w:p w14:paraId="2856ECC9" w14:textId="701D66DB" w:rsidR="00DC7197" w:rsidRDefault="00D023C9" w:rsidP="00DC7197">
      <w:r>
        <w:t xml:space="preserve">ADJUDICATARIO: </w:t>
      </w:r>
      <w:r w:rsidR="00AD6FC1">
        <w:t xml:space="preserve">Oferente cuya oferta ha sido </w:t>
      </w:r>
      <w:r w:rsidR="00B91C7F">
        <w:t>considerada por la COMITENTE como la más</w:t>
      </w:r>
      <w:r w:rsidR="00DC7197">
        <w:t xml:space="preserve"> conveniente.</w:t>
      </w:r>
    </w:p>
    <w:p w14:paraId="29C69757" w14:textId="77777777" w:rsidR="00DC7197" w:rsidRDefault="00DC7197" w:rsidP="00DC7197"/>
    <w:p w14:paraId="42A8A08C" w14:textId="4A71CDEE" w:rsidR="00DC7197" w:rsidRDefault="00DC7197" w:rsidP="00DC7197">
      <w:r>
        <w:t>CONTRATISTA: Aquél ADJUDICATARIO que previo acompañar la documentación exigida en el presente Pliego Particular de Condiciones, haya suscripto el Contrato de Obra con la Comitente.</w:t>
      </w:r>
    </w:p>
    <w:p w14:paraId="5A2400B0" w14:textId="77777777" w:rsidR="00DC7197" w:rsidRDefault="00DC7197" w:rsidP="00DC7197"/>
    <w:p w14:paraId="323B3402" w14:textId="0AF60D57" w:rsidR="00DC7197" w:rsidRDefault="00DC7197" w:rsidP="00DC7197">
      <w:r>
        <w:t>OFERENTE: Toda persona humana o jurídica que participe en el procedimiento de selección de que se trate para formular su propuesta u oferta.</w:t>
      </w:r>
    </w:p>
    <w:p w14:paraId="244702ED" w14:textId="77777777" w:rsidR="00DC7197" w:rsidRDefault="00DC7197" w:rsidP="00DC7197"/>
    <w:p w14:paraId="5347FB8A" w14:textId="5F21617F" w:rsidR="00DC7197" w:rsidRDefault="00DC7197" w:rsidP="00DC7197">
      <w:r>
        <w:t>GERENCIA DE OBRA: Es el organismo que llevará a cabo la supervisión, control e inspección de la obra. En el presente caso es la Municipalidad de Alta Gracia.</w:t>
      </w:r>
    </w:p>
    <w:p w14:paraId="0B89B4E1" w14:textId="77777777" w:rsidR="00DC7197" w:rsidRDefault="00DC7197" w:rsidP="00DC7197"/>
    <w:p w14:paraId="1EA61E87" w14:textId="77777777" w:rsidR="00DC7197" w:rsidRDefault="00DC7197" w:rsidP="00DC7197">
      <w:r>
        <w:t xml:space="preserve">A.C.: Agrupamientos de Colaboración. </w:t>
      </w:r>
    </w:p>
    <w:p w14:paraId="3CECC3C0" w14:textId="65EDEF44" w:rsidR="00DC7197" w:rsidRDefault="00DC7197" w:rsidP="00DC7197">
      <w:r>
        <w:t>C.A.: Contratos Asociativos.</w:t>
      </w:r>
    </w:p>
    <w:p w14:paraId="7400F5D1" w14:textId="77777777" w:rsidR="00DC7197" w:rsidRDefault="00DC7197" w:rsidP="00DC7197">
      <w:r>
        <w:t xml:space="preserve">C.C.: Consorcio de Cooperación. </w:t>
      </w:r>
    </w:p>
    <w:p w14:paraId="621E7670" w14:textId="63E34544" w:rsidR="00DC7197" w:rsidRDefault="00DC7197" w:rsidP="00DC7197">
      <w:r>
        <w:t>N.P.: Negocio en Participación.</w:t>
      </w:r>
    </w:p>
    <w:p w14:paraId="20E522BD" w14:textId="77777777" w:rsidR="00DC7197" w:rsidRDefault="00DC7197" w:rsidP="00DC7197">
      <w:r>
        <w:t xml:space="preserve">P.P.C.: Pliego Particular de Condiciones. </w:t>
      </w:r>
    </w:p>
    <w:p w14:paraId="6D298183" w14:textId="77777777" w:rsidR="00DC7197" w:rsidRDefault="00DC7197" w:rsidP="00DC7197">
      <w:r>
        <w:t xml:space="preserve">T.O.: Texto ordenado de norma legal. </w:t>
      </w:r>
    </w:p>
    <w:p w14:paraId="45B290C9" w14:textId="6C5A70C7" w:rsidR="00DC7197" w:rsidRDefault="00DC7197" w:rsidP="00DC7197">
      <w:r>
        <w:t>U.T.: Unión Transitoria.</w:t>
      </w:r>
    </w:p>
    <w:p w14:paraId="4CA6CBBB" w14:textId="77777777" w:rsidR="007626D5" w:rsidRDefault="007626D5" w:rsidP="00E03613"/>
    <w:p w14:paraId="4AE927E9" w14:textId="5C0C27C0" w:rsidR="00953D92" w:rsidRDefault="00953D92" w:rsidP="00953D92">
      <w:pPr>
        <w:rPr>
          <w:b/>
        </w:rPr>
      </w:pPr>
      <w:r w:rsidRPr="00953D92">
        <w:rPr>
          <w:b/>
        </w:rPr>
        <w:t>Artículo N° 2:</w:t>
      </w:r>
      <w:r w:rsidRPr="00953D92">
        <w:rPr>
          <w:b/>
        </w:rPr>
        <w:tab/>
      </w:r>
      <w:r w:rsidR="00C916E6" w:rsidRPr="00C916E6">
        <w:rPr>
          <w:b/>
        </w:rPr>
        <w:t>OBJETO DE LA LICITACIÓN</w:t>
      </w:r>
    </w:p>
    <w:p w14:paraId="595DDC46" w14:textId="77777777" w:rsidR="00C916E6" w:rsidRDefault="00C916E6" w:rsidP="00953D92"/>
    <w:p w14:paraId="3D1EC61A" w14:textId="1B71E206" w:rsidR="00953D92" w:rsidRDefault="00953D92" w:rsidP="00953D92">
      <w:r>
        <w:t>La obra proyectada responde a la problemática que se da en torno a la calle Concejal Lucio Rossi, ubicada en barrio Norte, entre las Av</w:t>
      </w:r>
      <w:r w:rsidR="00AD6FC1">
        <w:t>.</w:t>
      </w:r>
      <w:r>
        <w:t xml:space="preserve"> Lucas V. Córdoba y Bv</w:t>
      </w:r>
      <w:r w:rsidR="00AD6FC1">
        <w:t>.</w:t>
      </w:r>
      <w:r>
        <w:t xml:space="preserve"> Dr. </w:t>
      </w:r>
      <w:r w:rsidR="00D023C9">
        <w:t>Alfonsín</w:t>
      </w:r>
      <w:r>
        <w:t>.</w:t>
      </w:r>
    </w:p>
    <w:p w14:paraId="2F669072" w14:textId="77777777" w:rsidR="00D27947" w:rsidRDefault="00953D92" w:rsidP="00953D92">
      <w:r>
        <w:t xml:space="preserve">La misma capta y conduce de forma superficial los escurrimientos de las cuencas de aporte que se desarrollan hacia el Norte y Noroeste de la mancha urbana ante precipitaciones </w:t>
      </w:r>
    </w:p>
    <w:p w14:paraId="60A29EE5" w14:textId="0CC02E79" w:rsidR="00953D92" w:rsidRDefault="00953D92" w:rsidP="00953D92">
      <w:r>
        <w:lastRenderedPageBreak/>
        <w:t xml:space="preserve">de moderada o gran intensidad. Dicho volumen de agua se </w:t>
      </w:r>
      <w:r w:rsidR="00AD6FC1">
        <w:t>dirige</w:t>
      </w:r>
      <w:r>
        <w:t xml:space="preserve"> hacia aguas abajo hasta llegar a la infraestructura existente de captación y conducción hasta el canal dispuesto en el predio del ferrocarril.</w:t>
      </w:r>
    </w:p>
    <w:p w14:paraId="4F23CF8D" w14:textId="5906672E" w:rsidR="00953D92" w:rsidRDefault="00953D92" w:rsidP="00953D92">
      <w:r>
        <w:t>El objetivo de la obra es controlar, captar y conducir los escurrimientos pluviales hasta el punto de descarga en la calle</w:t>
      </w:r>
      <w:r w:rsidR="00AD6FC1">
        <w:t xml:space="preserve"> Bv.</w:t>
      </w:r>
      <w:r>
        <w:t xml:space="preserve"> Dr. Alfonsín para mitigar los impactos que se producen en la zona de estudio como consecuencia de precipitaciones de moderada intensidad (recurrencias de 5 y 25 años). </w:t>
      </w:r>
    </w:p>
    <w:p w14:paraId="1F215193" w14:textId="2BDE26B8" w:rsidR="00953D92" w:rsidRDefault="00953D92" w:rsidP="00953D92">
      <w:r>
        <w:t>Todos los costos que estas tareas demanden serán prorrateados en los diferentes ítems del presupuesto de la obra.</w:t>
      </w:r>
    </w:p>
    <w:p w14:paraId="11EE2EC6" w14:textId="77777777" w:rsidR="00953D92" w:rsidRDefault="00953D92" w:rsidP="00953D92"/>
    <w:p w14:paraId="5C43306B" w14:textId="4643FE27" w:rsidR="00953D92" w:rsidRDefault="00953D92" w:rsidP="00953D92">
      <w:r>
        <w:t>CONSIDERACIONES GENERALES:</w:t>
      </w:r>
    </w:p>
    <w:p w14:paraId="18A565AB" w14:textId="77777777" w:rsidR="00953D92" w:rsidRDefault="00953D92" w:rsidP="00953D92">
      <w:r>
        <w:t>Los Oferentes, para la formulación de sus ofertas, deberán tomar como referencia y fuente de información toda la documentación que compone el Pliego de Obra objeto de la presente Licitación. Asimismo, deberán realizar las consultas pertinentes en los organismos públicos y/o privados, los relevamientos geográficos y todo análisis y/o estudio que resultare necesario a ese fin.</w:t>
      </w:r>
    </w:p>
    <w:p w14:paraId="1C3A2112" w14:textId="59AC80EF" w:rsidR="00953D92" w:rsidRDefault="00953D92" w:rsidP="00953D92">
      <w:r>
        <w:t xml:space="preserve">Será responsabilidad exclusiva de la empresa que resulte Contratista, la obtención y aprobaciones definitivas de la totalidad de la documentación requerida por la Gerencia de Obra y/o cualquier organismo público o privado, en todas las etapas del desarrollo de la obra hasta su habilitación. No obstante, la </w:t>
      </w:r>
      <w:r w:rsidR="000D294E">
        <w:t>Municipalidad</w:t>
      </w:r>
      <w:r>
        <w:t xml:space="preserve"> prestará colaboración a la Empresa Contratista con las distintas gestiones que deban realizarse ante los Organismos Públicos y Privados.</w:t>
      </w:r>
    </w:p>
    <w:p w14:paraId="0A1CF62A" w14:textId="7D13821B" w:rsidR="00953D92" w:rsidRDefault="00953D92" w:rsidP="00953D92">
      <w:r>
        <w:t>La Contratista ejecutará los trabajos de tal manera que resulten completos, adecuados a su fin, de acuerdo a las normas vigentes y a las reglas del buen arte, en la forma que se infiere de la documentación, aunque en la misma no se mencionen todos las acciones, trabajos y provisiones de elementos y detalles necesarios al efecto, sin que por ello el Contratista tenga derecho a cobro adicional alguno.</w:t>
      </w:r>
    </w:p>
    <w:p w14:paraId="30468F53" w14:textId="77777777" w:rsidR="00B52405" w:rsidRDefault="00B52405" w:rsidP="00953D92"/>
    <w:p w14:paraId="5960E181" w14:textId="77777777" w:rsidR="00B52405" w:rsidRPr="00B52405" w:rsidRDefault="00B52405" w:rsidP="00B52405">
      <w:pPr>
        <w:rPr>
          <w:b/>
        </w:rPr>
      </w:pPr>
      <w:r w:rsidRPr="00B52405">
        <w:rPr>
          <w:b/>
        </w:rPr>
        <w:t>Artículo N° 3:</w:t>
      </w:r>
      <w:r w:rsidRPr="00B52405">
        <w:rPr>
          <w:b/>
        </w:rPr>
        <w:tab/>
        <w:t>PROCEDIMIENTO DE SELECCIÓN ‐ SISTEMA DE CONTRATACIÓN – CARACTERÍSTICAS DE LA LICITACIÓN PÚBLICA.</w:t>
      </w:r>
    </w:p>
    <w:p w14:paraId="74B80360" w14:textId="77777777" w:rsidR="00B52405" w:rsidRDefault="00B52405" w:rsidP="00B52405"/>
    <w:p w14:paraId="52668132" w14:textId="511BF0E8" w:rsidR="00B52405" w:rsidRDefault="00B52405" w:rsidP="00B52405">
      <w:r>
        <w:t>a)</w:t>
      </w:r>
      <w:r>
        <w:tab/>
        <w:t>Procedimiento de Selecció</w:t>
      </w:r>
      <w:r w:rsidRPr="00AF2E0C">
        <w:t xml:space="preserve">n: </w:t>
      </w:r>
      <w:r w:rsidR="00D023C9" w:rsidRPr="00AF2E0C">
        <w:t>LICITACIÓN</w:t>
      </w:r>
      <w:r w:rsidRPr="00AF2E0C">
        <w:t xml:space="preserve"> PÚBLICA.</w:t>
      </w:r>
    </w:p>
    <w:p w14:paraId="417736CD" w14:textId="77777777" w:rsidR="00B52405" w:rsidRDefault="00B52405" w:rsidP="00B52405">
      <w:r>
        <w:t>b)</w:t>
      </w:r>
      <w:r>
        <w:tab/>
        <w:t>Sistema de contratación: MIXTO (Ajuste Alzado para ítems computados como Global y Unidad de Medida para ítems cotizados por Unidad, Metro Lineal, Metro Cuadrado o Metro Cúbico).</w:t>
      </w:r>
    </w:p>
    <w:p w14:paraId="157E35EF" w14:textId="58D5F4EB" w:rsidR="00B52405" w:rsidRDefault="00B52405" w:rsidP="00B52405">
      <w:r>
        <w:t>Todo error que pudiere haberse deslizado por parte de la Administración, abarcando los aspectos técnicos, legales, administrativos y económicos financieros de su proyecto, deberán ser corregidos por los oferentes, considerando su incidencia incluida dentro del precio de cada uno de los ítem</w:t>
      </w:r>
      <w:r w:rsidR="00AD6FC1">
        <w:t>s</w:t>
      </w:r>
      <w:r>
        <w:t xml:space="preserve"> de su oferta, sin derecho a reclamo posterior de resarcimiento de ninguna naturaleza.</w:t>
      </w:r>
    </w:p>
    <w:p w14:paraId="1DF53BA5" w14:textId="25E7D509" w:rsidR="00B52405" w:rsidRDefault="00B52405" w:rsidP="00B52405">
      <w:r>
        <w:t>No se admitirá que el Oferente presente propuestas alternativas.</w:t>
      </w:r>
    </w:p>
    <w:p w14:paraId="3A405365" w14:textId="77777777" w:rsidR="00B52405" w:rsidRDefault="00B52405" w:rsidP="00B52405"/>
    <w:p w14:paraId="2024438E" w14:textId="77777777" w:rsidR="00B52405" w:rsidRPr="00B52405" w:rsidRDefault="00B52405" w:rsidP="00B52405">
      <w:pPr>
        <w:rPr>
          <w:b/>
        </w:rPr>
      </w:pPr>
      <w:r w:rsidRPr="00B52405">
        <w:rPr>
          <w:b/>
        </w:rPr>
        <w:t>Artículo N° 4:</w:t>
      </w:r>
      <w:r w:rsidRPr="00B52405">
        <w:rPr>
          <w:b/>
        </w:rPr>
        <w:tab/>
        <w:t>CATEGORÍA DE LA OBRA</w:t>
      </w:r>
    </w:p>
    <w:p w14:paraId="2A405FDA" w14:textId="77777777" w:rsidR="00B52405" w:rsidRDefault="00B52405" w:rsidP="00B52405"/>
    <w:p w14:paraId="02A9E9B1" w14:textId="77777777" w:rsidR="00B52405" w:rsidRDefault="00B52405" w:rsidP="00B52405">
      <w:r>
        <w:t>De acuerdo con lo establecido en el Decreto Ley N° 1332 ‐ C y su Decreto Reglamentario N° 2074 – C, las presentes obras son de: PRIMERA CATEGORÍA.</w:t>
      </w:r>
    </w:p>
    <w:p w14:paraId="43C38F41" w14:textId="77777777" w:rsidR="00D27947" w:rsidRDefault="00D27947" w:rsidP="00B52405"/>
    <w:p w14:paraId="50CC1F1C" w14:textId="77777777" w:rsidR="00B52405" w:rsidRDefault="00B52405" w:rsidP="00B52405"/>
    <w:p w14:paraId="29F8AF9C" w14:textId="77777777" w:rsidR="00256FC5" w:rsidRDefault="00256FC5" w:rsidP="00256FC5">
      <w:r w:rsidRPr="00256FC5">
        <w:rPr>
          <w:b/>
        </w:rPr>
        <w:lastRenderedPageBreak/>
        <w:t>Artículo N° 5:</w:t>
      </w:r>
      <w:r w:rsidRPr="00256FC5">
        <w:rPr>
          <w:b/>
        </w:rPr>
        <w:tab/>
        <w:t>CLASIFICACIÓN Y CALIFICACIÓN DE LA OBRA</w:t>
      </w:r>
    </w:p>
    <w:p w14:paraId="4475AD11" w14:textId="77777777" w:rsidR="00256FC5" w:rsidRDefault="00256FC5" w:rsidP="00256FC5"/>
    <w:p w14:paraId="717D4442" w14:textId="77777777" w:rsidR="00256FC5" w:rsidRDefault="00256FC5" w:rsidP="00256FC5">
      <w:r>
        <w:t>De acuerdo con lo establecido en el Decreto Ley N° 1332 ‐ C y su Decreto Reglamentario N° 2074 – C, las presentes obras se clasifican en: HIDRÁULICA.</w:t>
      </w:r>
    </w:p>
    <w:p w14:paraId="6DB08512" w14:textId="77777777" w:rsidR="00256FC5" w:rsidRDefault="00256FC5" w:rsidP="00256FC5"/>
    <w:p w14:paraId="27EDEF5D" w14:textId="77777777" w:rsidR="00256FC5" w:rsidRPr="00C47C91" w:rsidRDefault="00256FC5" w:rsidP="00256FC5">
      <w:pPr>
        <w:rPr>
          <w:b/>
        </w:rPr>
      </w:pPr>
      <w:r w:rsidRPr="00C47C91">
        <w:rPr>
          <w:b/>
        </w:rPr>
        <w:t>Artículo N° 6:</w:t>
      </w:r>
      <w:r w:rsidRPr="00C47C91">
        <w:rPr>
          <w:b/>
        </w:rPr>
        <w:tab/>
        <w:t>CÓMPUTO DE PLAZOS</w:t>
      </w:r>
    </w:p>
    <w:p w14:paraId="6E0484F2" w14:textId="77777777" w:rsidR="00256FC5" w:rsidRDefault="00256FC5" w:rsidP="00256FC5"/>
    <w:p w14:paraId="3E6D20AA" w14:textId="77777777" w:rsidR="00256FC5" w:rsidRDefault="00256FC5" w:rsidP="00256FC5">
      <w:r>
        <w:t>Todos los plazos establecidos en el presente Pliego serán computados en días calendario (Artículo N° 13 Decreto Reglamentario N° 1331‐C‐53 (T.O. N° 4758/77), salvo expresa indicación en contrario.</w:t>
      </w:r>
    </w:p>
    <w:p w14:paraId="7B8AF132" w14:textId="77777777" w:rsidR="00256FC5" w:rsidRDefault="00256FC5" w:rsidP="00256FC5"/>
    <w:p w14:paraId="1C540A65" w14:textId="77777777" w:rsidR="00256FC5" w:rsidRPr="00C47C91" w:rsidRDefault="00256FC5" w:rsidP="00256FC5">
      <w:pPr>
        <w:rPr>
          <w:b/>
        </w:rPr>
      </w:pPr>
      <w:r w:rsidRPr="00C47C91">
        <w:rPr>
          <w:b/>
        </w:rPr>
        <w:t>Artículo N° 7:</w:t>
      </w:r>
      <w:r w:rsidRPr="00C47C91">
        <w:rPr>
          <w:b/>
        </w:rPr>
        <w:tab/>
        <w:t>PRESUPUESTO OFICIAL Y PLAZO</w:t>
      </w:r>
    </w:p>
    <w:p w14:paraId="5F1F88A6" w14:textId="77777777" w:rsidR="00256FC5" w:rsidRDefault="00256FC5" w:rsidP="00256FC5"/>
    <w:p w14:paraId="57CA3ED7" w14:textId="77029030" w:rsidR="00256FC5" w:rsidRDefault="00256FC5" w:rsidP="00256FC5">
      <w:r>
        <w:t xml:space="preserve">El Presupuesto Oficial para </w:t>
      </w:r>
      <w:r w:rsidR="00AF2E0C">
        <w:t>la</w:t>
      </w:r>
      <w:r w:rsidRPr="0021622A">
        <w:rPr>
          <w:color w:val="FF0000"/>
        </w:rPr>
        <w:t xml:space="preserve"> </w:t>
      </w:r>
      <w:r>
        <w:t xml:space="preserve">obra objeto del presente, asciende a la suma de Pesos: </w:t>
      </w:r>
      <w:r w:rsidR="007F3529" w:rsidRPr="007F3529">
        <w:t xml:space="preserve">NOVENTA Y NUEVE MILLONES NOVECIENTOS CINCUENTA Y UN MIL OCHOCIENTOS CINCUENTA Y SIETE, CON 07/100 </w:t>
      </w:r>
      <w:r w:rsidR="007F3529" w:rsidRPr="00D023C9">
        <w:rPr>
          <w:b/>
        </w:rPr>
        <w:t>($99.951.857,07)</w:t>
      </w:r>
      <w:r w:rsidR="007F3529">
        <w:t xml:space="preserve"> </w:t>
      </w:r>
      <w:r>
        <w:t>IVA INCLUIDO.</w:t>
      </w:r>
    </w:p>
    <w:p w14:paraId="2BDCE241" w14:textId="1C2EC8A2" w:rsidR="00256FC5" w:rsidRDefault="00256FC5" w:rsidP="00256FC5">
      <w:r>
        <w:t xml:space="preserve">El </w:t>
      </w:r>
      <w:r w:rsidRPr="00AF2E0C">
        <w:rPr>
          <w:color w:val="000000" w:themeColor="text1"/>
        </w:rPr>
        <w:t xml:space="preserve">plazo total para la ejecución de la obra objeto de la presente licitación, se establece en DIEZ </w:t>
      </w:r>
      <w:r w:rsidRPr="00D023C9">
        <w:rPr>
          <w:b/>
          <w:color w:val="000000" w:themeColor="text1"/>
        </w:rPr>
        <w:t>(10) meses</w:t>
      </w:r>
      <w:r w:rsidR="0021622A" w:rsidRPr="00AF2E0C">
        <w:rPr>
          <w:color w:val="000000" w:themeColor="text1"/>
        </w:rPr>
        <w:t xml:space="preserve"> a partir del acta de replanteo</w:t>
      </w:r>
      <w:r w:rsidRPr="00AF2E0C">
        <w:rPr>
          <w:color w:val="000000" w:themeColor="text1"/>
        </w:rPr>
        <w:t>.</w:t>
      </w:r>
    </w:p>
    <w:p w14:paraId="01D0B58D" w14:textId="77777777" w:rsidR="007F3529" w:rsidRDefault="007F3529" w:rsidP="00256FC5"/>
    <w:p w14:paraId="0F79D62C" w14:textId="77777777" w:rsidR="007F3529" w:rsidRPr="007F3529" w:rsidRDefault="007F3529" w:rsidP="007F3529">
      <w:pPr>
        <w:rPr>
          <w:b/>
        </w:rPr>
      </w:pPr>
      <w:r w:rsidRPr="007F3529">
        <w:rPr>
          <w:b/>
        </w:rPr>
        <w:t>Artículo N° 8:</w:t>
      </w:r>
      <w:r w:rsidRPr="007F3529">
        <w:rPr>
          <w:b/>
        </w:rPr>
        <w:tab/>
        <w:t>RÉGIMEN LEGAL APLICABLE</w:t>
      </w:r>
    </w:p>
    <w:p w14:paraId="501A0F4E" w14:textId="77777777" w:rsidR="007F3529" w:rsidRDefault="007F3529" w:rsidP="007F3529"/>
    <w:p w14:paraId="12C9FB74" w14:textId="77777777" w:rsidR="007F3529" w:rsidRDefault="007F3529" w:rsidP="007F3529">
      <w:r>
        <w:t>Para la licitación a realizarse con motivo de contratar la ejecución de la obra que se trata y a los efectos legales y constructivos regirán las disposiciones contenidas en:</w:t>
      </w:r>
    </w:p>
    <w:p w14:paraId="69C05BFE" w14:textId="77777777" w:rsidR="007F3529" w:rsidRDefault="007F3529" w:rsidP="007F3529"/>
    <w:p w14:paraId="13960AB9" w14:textId="77777777" w:rsidR="007F3529" w:rsidRDefault="007F3529" w:rsidP="007F3529">
      <w:r>
        <w:t>-</w:t>
      </w:r>
      <w:r>
        <w:tab/>
        <w:t>La Ley de Obras Publicas N° 8614, sus normas modificatorias y reglamentarias.</w:t>
      </w:r>
    </w:p>
    <w:p w14:paraId="7E2620D0" w14:textId="77777777" w:rsidR="007F3529" w:rsidRPr="00D27947" w:rsidRDefault="007F3529" w:rsidP="007F3529">
      <w:pPr>
        <w:rPr>
          <w:lang w:val="pt-BR"/>
        </w:rPr>
      </w:pPr>
      <w:r w:rsidRPr="00D27947">
        <w:rPr>
          <w:lang w:val="pt-BR"/>
        </w:rPr>
        <w:t>-</w:t>
      </w:r>
      <w:r w:rsidRPr="00D27947">
        <w:rPr>
          <w:lang w:val="pt-BR"/>
        </w:rPr>
        <w:tab/>
        <w:t>Decreto Reglamentario N° 25743‐C‐51 (T.O. N° 4757/77).</w:t>
      </w:r>
    </w:p>
    <w:p w14:paraId="17C5C1F4" w14:textId="77777777" w:rsidR="007F3529" w:rsidRPr="00D27947" w:rsidRDefault="007F3529" w:rsidP="007F3529">
      <w:pPr>
        <w:rPr>
          <w:lang w:val="pt-BR"/>
        </w:rPr>
      </w:pPr>
      <w:r w:rsidRPr="00D27947">
        <w:rPr>
          <w:lang w:val="pt-BR"/>
        </w:rPr>
        <w:t>-</w:t>
      </w:r>
      <w:r w:rsidRPr="00D27947">
        <w:rPr>
          <w:lang w:val="pt-BR"/>
        </w:rPr>
        <w:tab/>
        <w:t>Decreto N° 1505/16.</w:t>
      </w:r>
    </w:p>
    <w:p w14:paraId="18AE60D2" w14:textId="77777777" w:rsidR="007F3529" w:rsidRPr="00D27947" w:rsidRDefault="007F3529" w:rsidP="007F3529">
      <w:pPr>
        <w:rPr>
          <w:lang w:val="pt-BR"/>
        </w:rPr>
      </w:pPr>
      <w:r w:rsidRPr="00D27947">
        <w:rPr>
          <w:lang w:val="pt-BR"/>
        </w:rPr>
        <w:t>-</w:t>
      </w:r>
      <w:r w:rsidRPr="00D27947">
        <w:rPr>
          <w:lang w:val="pt-BR"/>
        </w:rPr>
        <w:tab/>
        <w:t>Decreto N° 1823/16.</w:t>
      </w:r>
    </w:p>
    <w:p w14:paraId="74C50E16" w14:textId="77777777" w:rsidR="007F3529" w:rsidRPr="00D27947" w:rsidRDefault="007F3529" w:rsidP="007F3529">
      <w:pPr>
        <w:rPr>
          <w:lang w:val="pt-BR"/>
        </w:rPr>
      </w:pPr>
      <w:r w:rsidRPr="00D27947">
        <w:rPr>
          <w:lang w:val="pt-BR"/>
        </w:rPr>
        <w:t>-</w:t>
      </w:r>
      <w:r w:rsidRPr="00D27947">
        <w:rPr>
          <w:lang w:val="pt-BR"/>
        </w:rPr>
        <w:tab/>
        <w:t>Pliego General de Condiciones ‐ Decreto Reglamentario N° 1331‐C‐53 (T.O. N° 4758/77).</w:t>
      </w:r>
    </w:p>
    <w:p w14:paraId="46BA4BDE" w14:textId="77777777" w:rsidR="007F3529" w:rsidRPr="00D27947" w:rsidRDefault="007F3529" w:rsidP="007F3529">
      <w:pPr>
        <w:rPr>
          <w:lang w:val="pt-BR"/>
        </w:rPr>
      </w:pPr>
      <w:r w:rsidRPr="00D27947">
        <w:rPr>
          <w:lang w:val="pt-BR"/>
        </w:rPr>
        <w:t>-</w:t>
      </w:r>
      <w:r w:rsidRPr="00D27947">
        <w:rPr>
          <w:lang w:val="pt-BR"/>
        </w:rPr>
        <w:tab/>
        <w:t>Pliego General de Especificaciones Técnicas aprobado por Decreto N° 2791/73.</w:t>
      </w:r>
    </w:p>
    <w:p w14:paraId="73FD5072" w14:textId="77777777" w:rsidR="007F3529" w:rsidRDefault="007F3529" w:rsidP="007F3529">
      <w:r>
        <w:t>-</w:t>
      </w:r>
      <w:r>
        <w:tab/>
        <w:t>Pliego/s Particular/es de Especificaciones Técnicas.</w:t>
      </w:r>
    </w:p>
    <w:p w14:paraId="58042C95" w14:textId="77777777" w:rsidR="007F3529" w:rsidRDefault="007F3529" w:rsidP="007F3529">
      <w:r>
        <w:t>-</w:t>
      </w:r>
      <w:r>
        <w:tab/>
        <w:t>Este Pliego Particular de Condiciones.</w:t>
      </w:r>
    </w:p>
    <w:p w14:paraId="375233C3" w14:textId="690F27AE" w:rsidR="007F3529" w:rsidRPr="00166F7B" w:rsidRDefault="007F3529" w:rsidP="007F3529">
      <w:r>
        <w:t>-</w:t>
      </w:r>
      <w:r>
        <w:tab/>
      </w:r>
      <w:r w:rsidRPr="00166F7B">
        <w:t>Ley N° 10.</w:t>
      </w:r>
      <w:r w:rsidR="0021622A" w:rsidRPr="00166F7B">
        <w:t>725</w:t>
      </w:r>
      <w:r w:rsidRPr="00166F7B">
        <w:t>, Ley Impositiva vigente de la Provincia de Córdoba.</w:t>
      </w:r>
    </w:p>
    <w:p w14:paraId="67988A8B" w14:textId="757E3C45" w:rsidR="007F3529" w:rsidRDefault="0021622A" w:rsidP="007F3529">
      <w:r w:rsidRPr="00166F7B">
        <w:t>-</w:t>
      </w:r>
      <w:r w:rsidRPr="00166F7B">
        <w:tab/>
        <w:t>Ley N° 10.723</w:t>
      </w:r>
      <w:r w:rsidR="007F3529" w:rsidRPr="00166F7B">
        <w:t xml:space="preserve">, Presupuesto </w:t>
      </w:r>
      <w:r w:rsidR="007F3529">
        <w:t>General de la Administración Pública.</w:t>
      </w:r>
    </w:p>
    <w:p w14:paraId="6207D401" w14:textId="77777777" w:rsidR="007F3529" w:rsidRDefault="007F3529" w:rsidP="007F3529">
      <w:r>
        <w:t>-</w:t>
      </w:r>
      <w:r>
        <w:tab/>
        <w:t>Ley N° 10.679, Modificaciones al Código Tributario de la Provincia de Córdoba.</w:t>
      </w:r>
    </w:p>
    <w:p w14:paraId="615D1E93" w14:textId="77777777" w:rsidR="007F3529" w:rsidRDefault="007F3529" w:rsidP="007F3529">
      <w:r>
        <w:t>-</w:t>
      </w:r>
      <w:r>
        <w:tab/>
        <w:t>Decreto Provincial N° 08/17.</w:t>
      </w:r>
    </w:p>
    <w:p w14:paraId="034EA7BA" w14:textId="563F3031" w:rsidR="00CE1FB8" w:rsidRDefault="007F3529" w:rsidP="007F3529">
      <w:pPr>
        <w:rPr>
          <w:ins w:id="1" w:author="Usuario" w:date="2021-09-27T09:41:00Z"/>
        </w:rPr>
      </w:pPr>
      <w:r>
        <w:t>-</w:t>
      </w:r>
      <w:r>
        <w:tab/>
        <w:t>Ley N° 9086, Ley de Administración Financiera, Decreto Reglamentario N° 150/04 y normas complementarias.</w:t>
      </w:r>
    </w:p>
    <w:p w14:paraId="03A43F27" w14:textId="34EE5341" w:rsidR="00CE1FB8" w:rsidRPr="00FE1939" w:rsidRDefault="00FE1939" w:rsidP="00D023C9">
      <w:pPr>
        <w:ind w:left="709" w:hanging="709"/>
      </w:pPr>
      <w:r>
        <w:t xml:space="preserve">-       </w:t>
      </w:r>
      <w:r w:rsidR="00CE1FB8" w:rsidRPr="00FE1939">
        <w:t>Ordenanza N° 9233 de la Municipalidad de Alta Gracia – General de Contabilidad y Contratación y sus modificatorias.</w:t>
      </w:r>
    </w:p>
    <w:p w14:paraId="42061FE5" w14:textId="77777777" w:rsidR="00CE1FB8" w:rsidRPr="00FE1939" w:rsidRDefault="00CE1FB8" w:rsidP="007F3529">
      <w:pPr>
        <w:rPr>
          <w:lang w:val="es-ES"/>
        </w:rPr>
      </w:pPr>
    </w:p>
    <w:p w14:paraId="000273E1" w14:textId="77777777" w:rsidR="00CE1FB8" w:rsidRDefault="00CE1FB8" w:rsidP="007F3529"/>
    <w:p w14:paraId="7924307D" w14:textId="77777777" w:rsidR="00CE1FB8" w:rsidRDefault="00CE1FB8" w:rsidP="007F3529">
      <w:pPr>
        <w:rPr>
          <w:lang w:val="es-ES"/>
        </w:rPr>
      </w:pPr>
    </w:p>
    <w:p w14:paraId="405B8C67" w14:textId="77777777" w:rsidR="00D27947" w:rsidRDefault="00D27947" w:rsidP="007F3529">
      <w:pPr>
        <w:rPr>
          <w:lang w:val="es-ES"/>
        </w:rPr>
      </w:pPr>
    </w:p>
    <w:p w14:paraId="13261274" w14:textId="77777777" w:rsidR="00D27947" w:rsidRPr="00FE1939" w:rsidRDefault="00D27947" w:rsidP="007F3529">
      <w:pPr>
        <w:rPr>
          <w:lang w:val="es-ES"/>
        </w:rPr>
      </w:pPr>
    </w:p>
    <w:p w14:paraId="7C651CA0" w14:textId="77777777" w:rsidR="00CE1FB8" w:rsidRDefault="00CE1FB8" w:rsidP="007F3529"/>
    <w:p w14:paraId="279DCB0A" w14:textId="77777777" w:rsidR="007F3529" w:rsidRDefault="007F3529" w:rsidP="007F3529">
      <w:r>
        <w:lastRenderedPageBreak/>
        <w:t>-</w:t>
      </w:r>
      <w:r>
        <w:tab/>
        <w:t>Para los casos no previstos expresamente en los cuerpos legales antedichos, se aplicarán las disposiciones que rigen el Procedimiento Administrativo de la Provincia ‐ Ley N° 5350 (T.O. Ley N° 6658), los principios generales del Derecho Administrativo y subsidiariamente los del Derecho Privado.</w:t>
      </w:r>
    </w:p>
    <w:p w14:paraId="6B830836" w14:textId="77777777" w:rsidR="007F3529" w:rsidRDefault="007F3529" w:rsidP="007F3529">
      <w:r>
        <w:t>-</w:t>
      </w:r>
      <w:r>
        <w:tab/>
        <w:t>Decretos N° 809/96 modificado por el Decreto N° 08/98 y Resoluciones N° 105/96, 139/96, 007/98 y 042/98 de la Secretaría de Vivienda, Obras y Servicios Públicos, con relación a la constancia de inscripción en el Registro de Constructores de Obras.</w:t>
      </w:r>
    </w:p>
    <w:p w14:paraId="1CDEE7B2" w14:textId="77777777" w:rsidR="007F3529" w:rsidRDefault="007F3529" w:rsidP="007F3529">
      <w:r>
        <w:t>-</w:t>
      </w:r>
      <w:r>
        <w:tab/>
        <w:t>Ley Provincial del Ambiente N° 7343/85 y Reglamento de evaluación de Impacto Ambiental Decreto N º 2131 y sus disposiciones conexas.</w:t>
      </w:r>
    </w:p>
    <w:p w14:paraId="2E6B56AE" w14:textId="77777777" w:rsidR="007F3529" w:rsidRDefault="007F3529" w:rsidP="007F3529">
      <w:r>
        <w:t>-</w:t>
      </w:r>
      <w:r>
        <w:tab/>
        <w:t>Ley Provincial N° 10.208, y sus Decretos Reglamentarios N° 247/2015, 248/2015 y 288/15.</w:t>
      </w:r>
    </w:p>
    <w:p w14:paraId="66E921D5" w14:textId="77777777" w:rsidR="007F3529" w:rsidRDefault="007F3529" w:rsidP="007F3529">
      <w:r>
        <w:t>-</w:t>
      </w:r>
      <w:r>
        <w:tab/>
        <w:t>Ley Nacional N° 24.557, de Riesgos del Trabajo, su reglamentación y/o normativas que las complementen o sustituyan.</w:t>
      </w:r>
    </w:p>
    <w:p w14:paraId="18C3D34E" w14:textId="77777777" w:rsidR="007F3529" w:rsidRDefault="007F3529" w:rsidP="007F3529">
      <w:r>
        <w:t>-</w:t>
      </w:r>
      <w:r>
        <w:tab/>
        <w:t>Ley Nacional de Seguros N° 17.418 y las normas que la modifican y complementan.</w:t>
      </w:r>
    </w:p>
    <w:p w14:paraId="2B8E1288" w14:textId="77777777" w:rsidR="007F3529" w:rsidRDefault="007F3529" w:rsidP="007F3529">
      <w:r>
        <w:t>-</w:t>
      </w:r>
      <w:r>
        <w:tab/>
        <w:t>Ley Nacional N° 19.587 de Higiene y Seguridad en el Trabajo y su Decreto Reglamentario N° 351/79.</w:t>
      </w:r>
    </w:p>
    <w:p w14:paraId="0469B1EB" w14:textId="77777777" w:rsidR="007F3529" w:rsidRDefault="007F3529" w:rsidP="007F3529">
      <w:r>
        <w:t>-</w:t>
      </w:r>
      <w:r>
        <w:tab/>
        <w:t>Decreto N° 3925/69, Seguros de caución.</w:t>
      </w:r>
    </w:p>
    <w:p w14:paraId="65DB34EC" w14:textId="77777777" w:rsidR="007F3529" w:rsidRDefault="007F3529" w:rsidP="007F3529">
      <w:r>
        <w:t>-</w:t>
      </w:r>
      <w:r>
        <w:tab/>
        <w:t>Decreto N° 434/2016, Plan de Modernización del Estado.</w:t>
      </w:r>
    </w:p>
    <w:p w14:paraId="425B7984" w14:textId="77777777" w:rsidR="007F3529" w:rsidRDefault="007F3529" w:rsidP="007F3529">
      <w:r>
        <w:t>-</w:t>
      </w:r>
      <w:r>
        <w:tab/>
        <w:t>Normas para materiales y estructuras de Hormigón Armado y Pretensado vigentes en las Normas IRAM y en Secretaría de Recursos Hídricos.</w:t>
      </w:r>
    </w:p>
    <w:p w14:paraId="4A51A2EE" w14:textId="024643D3" w:rsidR="007F3529" w:rsidRDefault="007F3529" w:rsidP="007F3529">
      <w:r>
        <w:t>-</w:t>
      </w:r>
      <w:r>
        <w:tab/>
        <w:t>Normas y recomendaciones IMPRES ‐ CIRSOC 103 – CIRSOC (para todos los cálculos), Norma DIN 1045 (Versión 1972) y DIN 4227, Reglamento Argentino de Hormigón PRAEH (excluyendo cálculos).‐</w:t>
      </w:r>
    </w:p>
    <w:p w14:paraId="38E46678" w14:textId="77777777" w:rsidR="007F3529" w:rsidRPr="00D27947" w:rsidRDefault="007F3529" w:rsidP="007F3529">
      <w:pPr>
        <w:rPr>
          <w:lang w:val="pt-BR"/>
        </w:rPr>
      </w:pPr>
      <w:r w:rsidRPr="00D27947">
        <w:rPr>
          <w:lang w:val="pt-BR"/>
        </w:rPr>
        <w:t>-</w:t>
      </w:r>
      <w:r w:rsidRPr="00D27947">
        <w:rPr>
          <w:lang w:val="pt-BR"/>
        </w:rPr>
        <w:tab/>
        <w:t>Normas IRAM N° 13331 ‐ N° 113047 y N° 13331 Partes I y II para cañerías de PVC.</w:t>
      </w:r>
    </w:p>
    <w:p w14:paraId="2D3BD38D" w14:textId="77777777" w:rsidR="007F3529" w:rsidRDefault="007F3529" w:rsidP="007F3529">
      <w:r>
        <w:t>-</w:t>
      </w:r>
      <w:r>
        <w:tab/>
        <w:t>Normas  y  especificaciones  técnicas  de  la  Empresa  Provincial  de  Energía  de  Córdoba (E.P.E.C.).</w:t>
      </w:r>
    </w:p>
    <w:p w14:paraId="6B2F8669" w14:textId="77777777" w:rsidR="007F3529" w:rsidRDefault="007F3529" w:rsidP="007F3529">
      <w:r>
        <w:t>-</w:t>
      </w:r>
      <w:r>
        <w:tab/>
        <w:t>Normas y especificaciones Técnicas de ENARGAS y ECOGAS.</w:t>
      </w:r>
    </w:p>
    <w:p w14:paraId="19446135" w14:textId="77777777" w:rsidR="007F3529" w:rsidRDefault="007F3529" w:rsidP="007F3529">
      <w:r>
        <w:t>-</w:t>
      </w:r>
      <w:r>
        <w:tab/>
        <w:t>Normas y Especificaciones Técnicas de la ex ‐ Dirección Provincial de Hidráulica.</w:t>
      </w:r>
    </w:p>
    <w:p w14:paraId="6F51F9DB" w14:textId="77777777" w:rsidR="007F3529" w:rsidRDefault="007F3529" w:rsidP="007F3529">
      <w:r>
        <w:t>-</w:t>
      </w:r>
      <w:r>
        <w:tab/>
        <w:t>Normas y Especificaciones Técnicas de la Dirección de Vialidad.</w:t>
      </w:r>
    </w:p>
    <w:p w14:paraId="36EB2AF7" w14:textId="77777777" w:rsidR="007F3529" w:rsidRDefault="007F3529" w:rsidP="007F3529">
      <w:r>
        <w:t>-</w:t>
      </w:r>
      <w:r>
        <w:tab/>
        <w:t>Normas y Especificaciones Técnicas de la Dirección Nacional de Vialidad.</w:t>
      </w:r>
    </w:p>
    <w:p w14:paraId="76DC087D" w14:textId="77777777" w:rsidR="007F3529" w:rsidRDefault="007F3529" w:rsidP="007F3529">
      <w:r>
        <w:t>-</w:t>
      </w:r>
      <w:r>
        <w:tab/>
        <w:t>Normas y Especificaciones Técnicas de la ex‐ Empresa de Ferrocarriles Argentinos.</w:t>
      </w:r>
    </w:p>
    <w:p w14:paraId="723E9D8A" w14:textId="77777777" w:rsidR="007F3529" w:rsidRDefault="007F3529" w:rsidP="007F3529">
      <w:r>
        <w:t>-</w:t>
      </w:r>
      <w:r>
        <w:tab/>
        <w:t>Ordenanzas y Decretos de las Municipalidades involucradas en el presente proyecto.</w:t>
      </w:r>
    </w:p>
    <w:p w14:paraId="672EBA55" w14:textId="77777777" w:rsidR="007F3529" w:rsidRDefault="007F3529" w:rsidP="007F3529">
      <w:r>
        <w:t>-</w:t>
      </w:r>
      <w:r>
        <w:tab/>
        <w:t>Decreto Ley N° 1332‐C‐56 y su Decreto Reglamentario N° 2074‐C.</w:t>
      </w:r>
    </w:p>
    <w:p w14:paraId="06AF2AD2" w14:textId="77777777" w:rsidR="007F3529" w:rsidRDefault="007F3529" w:rsidP="007F3529">
      <w:r>
        <w:t>-</w:t>
      </w:r>
      <w:r>
        <w:tab/>
        <w:t>Ley 5589 Código de Aguas.</w:t>
      </w:r>
    </w:p>
    <w:p w14:paraId="090A68E6" w14:textId="77777777" w:rsidR="007F3529" w:rsidRDefault="007F3529" w:rsidP="007F3529">
      <w:r>
        <w:t>-</w:t>
      </w:r>
      <w:r>
        <w:tab/>
        <w:t>Decreto N° 2503/70 sobre Registro de Obras Públicas de la Provincia de Córdoba y las Resoluciones N° 656/1/68 y N° 986/6/75 ambos del ex Consejo Profesional de la Ingeniería y la Arquitectura.</w:t>
      </w:r>
    </w:p>
    <w:p w14:paraId="6F66F247" w14:textId="77777777" w:rsidR="007F3529" w:rsidRPr="00D27947" w:rsidRDefault="007F3529" w:rsidP="007F3529">
      <w:pPr>
        <w:rPr>
          <w:lang w:val="pt-BR"/>
        </w:rPr>
      </w:pPr>
      <w:r w:rsidRPr="00D27947">
        <w:rPr>
          <w:lang w:val="pt-BR"/>
        </w:rPr>
        <w:t>-</w:t>
      </w:r>
      <w:r w:rsidRPr="00D27947">
        <w:rPr>
          <w:lang w:val="pt-BR"/>
        </w:rPr>
        <w:tab/>
        <w:t>Marco Regulador Nº 529/94.</w:t>
      </w:r>
    </w:p>
    <w:p w14:paraId="5B698CDF" w14:textId="77777777" w:rsidR="007F3529" w:rsidRPr="00D27947" w:rsidRDefault="007F3529" w:rsidP="007F3529">
      <w:pPr>
        <w:rPr>
          <w:lang w:val="pt-BR"/>
        </w:rPr>
      </w:pPr>
      <w:r w:rsidRPr="00D27947">
        <w:rPr>
          <w:lang w:val="pt-BR"/>
        </w:rPr>
        <w:t>-</w:t>
      </w:r>
      <w:r w:rsidRPr="00D27947">
        <w:rPr>
          <w:lang w:val="pt-BR"/>
        </w:rPr>
        <w:tab/>
        <w:t>Decreto N° 847/16.</w:t>
      </w:r>
    </w:p>
    <w:p w14:paraId="7B4E233F" w14:textId="77777777" w:rsidR="007F3529" w:rsidRDefault="007F3529" w:rsidP="007F3529">
      <w:r>
        <w:t>-</w:t>
      </w:r>
      <w:r>
        <w:tab/>
        <w:t>Ley de Seguridad Eléctrica N° 10.281.</w:t>
      </w:r>
    </w:p>
    <w:p w14:paraId="7FAB18BA" w14:textId="77777777" w:rsidR="007F3529" w:rsidRPr="00D27947" w:rsidRDefault="007F3529" w:rsidP="007F3529">
      <w:pPr>
        <w:rPr>
          <w:lang w:val="pt-BR"/>
        </w:rPr>
      </w:pPr>
      <w:r w:rsidRPr="00D27947">
        <w:rPr>
          <w:lang w:val="pt-BR"/>
        </w:rPr>
        <w:t>-</w:t>
      </w:r>
      <w:r w:rsidRPr="00D27947">
        <w:rPr>
          <w:lang w:val="pt-BR"/>
        </w:rPr>
        <w:tab/>
        <w:t>Decreto Provincial N° 259/17.</w:t>
      </w:r>
    </w:p>
    <w:p w14:paraId="61E086B0" w14:textId="77777777" w:rsidR="007F3529" w:rsidRPr="00D27947" w:rsidRDefault="007F3529" w:rsidP="007F3529">
      <w:pPr>
        <w:rPr>
          <w:lang w:val="pt-BR"/>
        </w:rPr>
      </w:pPr>
      <w:r w:rsidRPr="00D27947">
        <w:rPr>
          <w:lang w:val="pt-BR"/>
        </w:rPr>
        <w:t>-</w:t>
      </w:r>
      <w:r w:rsidRPr="00D27947">
        <w:rPr>
          <w:lang w:val="pt-BR"/>
        </w:rPr>
        <w:tab/>
        <w:t>Decreto Provincial N° 30/18.</w:t>
      </w:r>
    </w:p>
    <w:p w14:paraId="633F7622" w14:textId="77777777" w:rsidR="007F3529" w:rsidRPr="00D27947" w:rsidRDefault="007F3529" w:rsidP="007F3529">
      <w:pPr>
        <w:rPr>
          <w:lang w:val="pt-BR"/>
        </w:rPr>
      </w:pPr>
      <w:r w:rsidRPr="00D27947">
        <w:rPr>
          <w:lang w:val="pt-BR"/>
        </w:rPr>
        <w:t>-</w:t>
      </w:r>
      <w:r w:rsidRPr="00D27947">
        <w:rPr>
          <w:lang w:val="pt-BR"/>
        </w:rPr>
        <w:tab/>
        <w:t>Decreto Provincial N° 108/18.</w:t>
      </w:r>
    </w:p>
    <w:p w14:paraId="14A3DE48" w14:textId="77777777" w:rsidR="007F3529" w:rsidRPr="00D27947" w:rsidRDefault="007F3529" w:rsidP="007F3529">
      <w:pPr>
        <w:rPr>
          <w:lang w:val="pt-BR"/>
        </w:rPr>
      </w:pPr>
      <w:r w:rsidRPr="00D27947">
        <w:rPr>
          <w:lang w:val="pt-BR"/>
        </w:rPr>
        <w:t>-</w:t>
      </w:r>
      <w:r w:rsidRPr="00D27947">
        <w:rPr>
          <w:lang w:val="pt-BR"/>
        </w:rPr>
        <w:tab/>
        <w:t>Decreto Provincial N° 1082/18.</w:t>
      </w:r>
    </w:p>
    <w:p w14:paraId="6D932128" w14:textId="77777777" w:rsidR="007F3529" w:rsidRDefault="007F3529" w:rsidP="007F3529">
      <w:r>
        <w:t>-</w:t>
      </w:r>
      <w:r>
        <w:tab/>
        <w:t>Ley Provincial N° 10.618 y su Decreto Reglamentario N° 750/2019.</w:t>
      </w:r>
    </w:p>
    <w:p w14:paraId="369EA71C" w14:textId="77777777" w:rsidR="00D27947" w:rsidRDefault="00D27947" w:rsidP="007F3529"/>
    <w:p w14:paraId="7F7DB522" w14:textId="77777777" w:rsidR="00D27947" w:rsidRDefault="00D27947" w:rsidP="007F3529"/>
    <w:p w14:paraId="406BF3CB" w14:textId="77777777" w:rsidR="007F3529" w:rsidRDefault="007F3529" w:rsidP="007F3529">
      <w:r>
        <w:lastRenderedPageBreak/>
        <w:t>-</w:t>
      </w:r>
      <w:r>
        <w:tab/>
        <w:t>Ley 10.724 Modificación al Código Tributario.</w:t>
      </w:r>
    </w:p>
    <w:p w14:paraId="51953AAB" w14:textId="77777777" w:rsidR="007F3529" w:rsidRDefault="007F3529" w:rsidP="007F3529"/>
    <w:p w14:paraId="64F89A58" w14:textId="77777777" w:rsidR="007F3529" w:rsidRDefault="007F3529" w:rsidP="007F3529">
      <w:r>
        <w:t>La enumeración precedente no es taxativa y por lo tanto no excluye la aplicación de todo otro dispositivo legal modificatorio de los mencionados o que los sustituya, vigente a la fecha de Contratación.</w:t>
      </w:r>
    </w:p>
    <w:p w14:paraId="3ED187C3" w14:textId="30461536" w:rsidR="007F3529" w:rsidRDefault="007F3529" w:rsidP="007F3529">
      <w:r>
        <w:t>Asimismo, y además del Pliego Particular de Condiciones y el de Especificaciones Técnicas, forman parte de la presente Licitación y pasarán a formar parte del contrato de ejecución dando fe en caso de controversia, la Memoria Descriptiva, el Cómputo y Presupuesto, los Análisis de Precios, el Plan de Trabajos, Curva de Inversiones y remanentes, y los Planos.</w:t>
      </w:r>
    </w:p>
    <w:p w14:paraId="5A0665C4" w14:textId="77777777" w:rsidR="002F5960" w:rsidRDefault="002F5960" w:rsidP="007F3529"/>
    <w:p w14:paraId="02AFCF75" w14:textId="77777777" w:rsidR="002F5960" w:rsidRDefault="002F5960" w:rsidP="002F5960">
      <w:r w:rsidRPr="002F5960">
        <w:rPr>
          <w:b/>
        </w:rPr>
        <w:t>Artículo N° 9:</w:t>
      </w:r>
      <w:r w:rsidRPr="002F5960">
        <w:rPr>
          <w:b/>
        </w:rPr>
        <w:tab/>
        <w:t>LUGAR Y PLAZO PARA CONSULTAS DEL PROYECTO</w:t>
      </w:r>
    </w:p>
    <w:p w14:paraId="2DB66BAF" w14:textId="77777777" w:rsidR="002F5960" w:rsidRDefault="002F5960" w:rsidP="002F5960"/>
    <w:p w14:paraId="4A4DEA8C" w14:textId="192B39AD" w:rsidR="002F5960" w:rsidRDefault="002F5960" w:rsidP="002F5960">
      <w:r w:rsidRPr="00323360">
        <w:t>Cualquier persona podrá consultar el legajo correspondiente y realizar consultas</w:t>
      </w:r>
      <w:r w:rsidR="000C7B96">
        <w:t xml:space="preserve"> o solicitud de Certificado de Inspección de Obra</w:t>
      </w:r>
      <w:r w:rsidRPr="00323360">
        <w:t xml:space="preserve"> en la Secretaría de </w:t>
      </w:r>
      <w:r w:rsidR="00FE1939" w:rsidRPr="00323360">
        <w:t>Gobierno y Planificación de este municipio,</w:t>
      </w:r>
      <w:r w:rsidRPr="00323360">
        <w:t xml:space="preserve"> de acuerdo a lo establecido en las condiciones de contratación. Las consultas deberán formularse en forma escrita al email </w:t>
      </w:r>
      <w:r w:rsidR="00517179" w:rsidRPr="00323360">
        <w:t>obraspublicasag@gmail.com</w:t>
      </w:r>
      <w:r w:rsidRPr="00323360">
        <w:t xml:space="preserve"> a partir del día de publicación del aviso de Licitación y hasta Tres (3) días antes de la fecha fijada para la Apertura de las Ofertas.</w:t>
      </w:r>
    </w:p>
    <w:p w14:paraId="604A22D7" w14:textId="77777777" w:rsidR="00323360" w:rsidRDefault="00323360" w:rsidP="002F5960">
      <w:pPr>
        <w:rPr>
          <w:b/>
        </w:rPr>
      </w:pPr>
    </w:p>
    <w:p w14:paraId="4FB0B7F3" w14:textId="66799745" w:rsidR="004814D9" w:rsidRPr="00772FDF" w:rsidRDefault="00C66934" w:rsidP="002F5960">
      <w:r w:rsidRPr="00772FDF">
        <w:rPr>
          <w:b/>
        </w:rPr>
        <w:t>Artículo N° 10</w:t>
      </w:r>
      <w:r w:rsidR="001213F9" w:rsidRPr="00772FDF">
        <w:rPr>
          <w:b/>
        </w:rPr>
        <w:t xml:space="preserve">: </w:t>
      </w:r>
      <w:r w:rsidR="001213F9" w:rsidRPr="00772FDF">
        <w:rPr>
          <w:b/>
        </w:rPr>
        <w:tab/>
        <w:t xml:space="preserve">PRECIO DEL PLIEGO DE </w:t>
      </w:r>
      <w:r w:rsidR="00772FDF" w:rsidRPr="00772FDF">
        <w:rPr>
          <w:b/>
        </w:rPr>
        <w:t>LICITACIÓN</w:t>
      </w:r>
      <w:r w:rsidR="00772FDF">
        <w:rPr>
          <w:b/>
        </w:rPr>
        <w:t xml:space="preserve"> PÚ</w:t>
      </w:r>
      <w:r w:rsidR="001213F9" w:rsidRPr="00772FDF">
        <w:rPr>
          <w:b/>
        </w:rPr>
        <w:t>BLICA</w:t>
      </w:r>
    </w:p>
    <w:p w14:paraId="20CD84EE" w14:textId="43B50C94" w:rsidR="004814D9" w:rsidRPr="00772FDF" w:rsidRDefault="004814D9" w:rsidP="00C66934">
      <w:pPr>
        <w:pStyle w:val="Ttulo2"/>
        <w:keepLines w:val="0"/>
        <w:overflowPunct w:val="0"/>
        <w:autoSpaceDE w:val="0"/>
        <w:autoSpaceDN w:val="0"/>
        <w:adjustRightInd w:val="0"/>
        <w:spacing w:before="0" w:line="276" w:lineRule="auto"/>
        <w:jc w:val="left"/>
        <w:textAlignment w:val="baseline"/>
        <w:rPr>
          <w:rFonts w:ascii="Calibri" w:hAnsi="Calibri"/>
          <w:szCs w:val="22"/>
        </w:rPr>
      </w:pPr>
    </w:p>
    <w:p w14:paraId="5D8DB7B5" w14:textId="09B72C11" w:rsidR="004814D9" w:rsidRDefault="00772FDF" w:rsidP="002F5960">
      <w:pPr>
        <w:rPr>
          <w:rFonts w:ascii="Calibri" w:hAnsi="Calibri" w:cs="Arial"/>
        </w:rPr>
      </w:pPr>
      <w:r>
        <w:rPr>
          <w:rFonts w:ascii="Calibri" w:hAnsi="Calibri" w:cs="Arial"/>
        </w:rPr>
        <w:t xml:space="preserve">El presente </w:t>
      </w:r>
      <w:r w:rsidR="001213F9" w:rsidRPr="00772FDF">
        <w:rPr>
          <w:rFonts w:ascii="Calibri" w:hAnsi="Calibri" w:cs="Arial"/>
        </w:rPr>
        <w:t xml:space="preserve">Pliego de la Licitación Pública </w:t>
      </w:r>
      <w:r>
        <w:rPr>
          <w:rFonts w:ascii="Calibri" w:hAnsi="Calibri" w:cs="Arial"/>
        </w:rPr>
        <w:t>será gratuito para los oferentes interesados.</w:t>
      </w:r>
    </w:p>
    <w:p w14:paraId="12EA4343" w14:textId="77777777" w:rsidR="001213F9" w:rsidRDefault="001213F9" w:rsidP="002F5960"/>
    <w:p w14:paraId="6316B860" w14:textId="2F66C74F" w:rsidR="008825F4" w:rsidRPr="008825F4" w:rsidRDefault="008825F4" w:rsidP="008825F4">
      <w:pPr>
        <w:rPr>
          <w:b/>
        </w:rPr>
      </w:pPr>
      <w:r w:rsidRPr="008825F4">
        <w:rPr>
          <w:b/>
        </w:rPr>
        <w:t>Artículo N° 1</w:t>
      </w:r>
      <w:r w:rsidR="00C66934">
        <w:rPr>
          <w:b/>
        </w:rPr>
        <w:t>1</w:t>
      </w:r>
      <w:r w:rsidRPr="008825F4">
        <w:rPr>
          <w:b/>
        </w:rPr>
        <w:t>:</w:t>
      </w:r>
      <w:r w:rsidRPr="008825F4">
        <w:rPr>
          <w:b/>
        </w:rPr>
        <w:tab/>
        <w:t>DE LA CERTIFICACIÓN DE</w:t>
      </w:r>
      <w:r w:rsidR="008E79D4">
        <w:rPr>
          <w:b/>
        </w:rPr>
        <w:t xml:space="preserve"> LA</w:t>
      </w:r>
      <w:r w:rsidRPr="008825F4">
        <w:rPr>
          <w:b/>
        </w:rPr>
        <w:t xml:space="preserve"> DOCUMENTACIÓN</w:t>
      </w:r>
    </w:p>
    <w:p w14:paraId="79AC2C50" w14:textId="77777777" w:rsidR="008825F4" w:rsidRDefault="008825F4" w:rsidP="008825F4"/>
    <w:p w14:paraId="5D2CF96A" w14:textId="77777777" w:rsidR="008825F4" w:rsidRDefault="008825F4" w:rsidP="008825F4">
      <w:r>
        <w:t>Cuando se le requiera al oferente, adjudicatario o contratista, documentación que por su naturaleza deba presentarse autenticada ante la Comitente, la misma deberá ser debidamente certificada por Escribano Público Nacional y redactada en idioma castellano.</w:t>
      </w:r>
    </w:p>
    <w:p w14:paraId="71261E92" w14:textId="21693732" w:rsidR="00D06900" w:rsidRDefault="008825F4" w:rsidP="008825F4">
      <w:r>
        <w:t>A efectos de que un documento extranjero privado y/o público surta efectos en la Argentina, debe ser legalizado por el Consulado argentino correspondiente o, si el país forma parte del Convenio de La Haya de 1961 y se trata de un documento comprendido en el ámbito de aplicación de este acuerdo, por la autoridad local encargada de colocar el sello denominado “Apostilla de la Haya” y traducido por Traductor Público Oficial, en caso de que la documentación obre en idioma distinto al español.</w:t>
      </w:r>
    </w:p>
    <w:p w14:paraId="28F05D82" w14:textId="77777777" w:rsidR="00C03C21" w:rsidRDefault="00C03C21" w:rsidP="008825F4"/>
    <w:p w14:paraId="7DF12F8E" w14:textId="77777777" w:rsidR="00C03C21" w:rsidRPr="00C03C21" w:rsidRDefault="00C03C21" w:rsidP="00C03C21">
      <w:pPr>
        <w:rPr>
          <w:b/>
          <w:u w:val="single"/>
        </w:rPr>
      </w:pPr>
      <w:r w:rsidRPr="00C03C21">
        <w:rPr>
          <w:b/>
          <w:u w:val="single"/>
        </w:rPr>
        <w:t>CAPITULO II ‐ DE LA LICITACIÓN</w:t>
      </w:r>
    </w:p>
    <w:p w14:paraId="28BA5432" w14:textId="77777777" w:rsidR="00C03C21" w:rsidRDefault="00C03C21" w:rsidP="00C03C21"/>
    <w:p w14:paraId="0F3CD483" w14:textId="00DAF80F" w:rsidR="00C03C21" w:rsidRPr="00C03C21" w:rsidRDefault="00C03C21" w:rsidP="00C03C21">
      <w:pPr>
        <w:rPr>
          <w:b/>
        </w:rPr>
      </w:pPr>
      <w:r>
        <w:rPr>
          <w:b/>
        </w:rPr>
        <w:t xml:space="preserve">CARACTERÍSTICAS DE LA PRESENTACIÓN, </w:t>
      </w:r>
      <w:r w:rsidRPr="00C03C21">
        <w:rPr>
          <w:b/>
        </w:rPr>
        <w:t>LUGAR, DÍA Y HORA PARA LA APERTURA DE LAS OFERTAS:</w:t>
      </w:r>
    </w:p>
    <w:p w14:paraId="2BB170F8" w14:textId="77777777" w:rsidR="00C03C21" w:rsidRDefault="00C03C21" w:rsidP="00C03C21"/>
    <w:p w14:paraId="5147A998" w14:textId="77777777" w:rsidR="00C03C21" w:rsidRDefault="00C03C21" w:rsidP="00C03C21">
      <w:r>
        <w:t>Las Ofertas deberán presentarse en el lugar que se indique, en horas hábiles de oficina, hasta el día y hora fijados para la presentación de Ofertas.</w:t>
      </w:r>
    </w:p>
    <w:p w14:paraId="4541FB58" w14:textId="77777777" w:rsidR="00C03C21" w:rsidRDefault="00C03C21" w:rsidP="00C03C21">
      <w:r>
        <w:t>En caso de que dichos días y hora de la Licitación Pública coincidieran con un asueto o feriado, el acto se llevará a cabo el siguiente día hábil a la misma hora.</w:t>
      </w:r>
    </w:p>
    <w:p w14:paraId="149AE2FF" w14:textId="77777777" w:rsidR="00D27947" w:rsidRDefault="00D27947" w:rsidP="00C03C21"/>
    <w:p w14:paraId="15031E0A" w14:textId="77777777" w:rsidR="00D27947" w:rsidRDefault="00D27947" w:rsidP="00C03C21"/>
    <w:p w14:paraId="0F54319E" w14:textId="7B6E2311" w:rsidR="00C03C21" w:rsidRDefault="00C03C21" w:rsidP="00C03C21">
      <w:r>
        <w:lastRenderedPageBreak/>
        <w:t>No serán tenidas en cuenta las propuestas que lleguen por correo o por cualquier otro medio, con posterioridad a la fecha y hora límite establecida para la recepción de ofertas, aun cuando se justifique con el matasellos u otro elemento, de haber sido despachadas a tiempo.</w:t>
      </w:r>
    </w:p>
    <w:p w14:paraId="2C003B4A" w14:textId="77777777" w:rsidR="00C03C21" w:rsidRDefault="00C03C21" w:rsidP="00C03C21">
      <w:r>
        <w:t>Las propuestas deberán presentarse en formularios confeccionados de acuerdo al formato y textos correspondientes a los modelos que como ANEXOS se acompañan al presente Pliego.</w:t>
      </w:r>
    </w:p>
    <w:p w14:paraId="3932FC2E" w14:textId="77777777" w:rsidR="00C03C21" w:rsidRDefault="00C03C21" w:rsidP="00C03C21">
      <w:r>
        <w:t>Las planillas de cálculo, cómputo métrico, planos, memorias de cálculo, presupuestos, etc. se confeccionarán respetando el sistema métrico decimal, y excepcionalmente se usarán valores correspondientes a otros sistemas, que las costumbres argentinas los hayan aceptado en forma rutinaria.</w:t>
      </w:r>
    </w:p>
    <w:p w14:paraId="74013544" w14:textId="77777777" w:rsidR="00C03C21" w:rsidRDefault="00C03C21" w:rsidP="00C03C21">
      <w:r>
        <w:t>Toda la documentación que compone el legajo para la presentación de esta Licitación Pública deberá estar firmada y sellada por el/los Representante/s Legal/es y por el Director Técnico de la firma oferente (inscripto en el registro de Constructores de Obras de la Provincia de Córdoba, en caso de corresponder), o de la Unión Transitoria u otro tipo de agrupación de empresas que haga la propuesta.</w:t>
      </w:r>
    </w:p>
    <w:p w14:paraId="6D65799F" w14:textId="77777777" w:rsidR="00C03C21" w:rsidRDefault="00C03C21" w:rsidP="00C03C21"/>
    <w:p w14:paraId="68F7B5C8" w14:textId="2A2A2D81" w:rsidR="00C03C21" w:rsidRPr="00C03C21" w:rsidRDefault="00C03C21" w:rsidP="00C03C21">
      <w:pPr>
        <w:rPr>
          <w:b/>
        </w:rPr>
      </w:pPr>
      <w:r>
        <w:rPr>
          <w:b/>
        </w:rPr>
        <w:t xml:space="preserve">CONSIDERACIONES </w:t>
      </w:r>
      <w:r w:rsidRPr="00C03C21">
        <w:rPr>
          <w:b/>
        </w:rPr>
        <w:t>GENERALES:</w:t>
      </w:r>
    </w:p>
    <w:p w14:paraId="2CA1ADAB" w14:textId="2F2071AD" w:rsidR="00C03C21" w:rsidRDefault="00C03C21" w:rsidP="00C03C21">
      <w:r>
        <w:t xml:space="preserve"> </w:t>
      </w:r>
    </w:p>
    <w:p w14:paraId="51905669" w14:textId="0BEE7ABA" w:rsidR="00C03C21" w:rsidRPr="00166F7B" w:rsidRDefault="00C03C21" w:rsidP="00C03C21">
      <w:r w:rsidRPr="00166F7B">
        <w:t>1.</w:t>
      </w:r>
      <w:r w:rsidRPr="00166F7B">
        <w:tab/>
        <w:t>Las pres</w:t>
      </w:r>
      <w:r w:rsidR="003048CB" w:rsidRPr="00166F7B">
        <w:t xml:space="preserve">entaciones son obligatorias en soporte (magnético) </w:t>
      </w:r>
      <w:r w:rsidR="003048CB" w:rsidRPr="00166F7B">
        <w:rPr>
          <w:u w:val="single"/>
        </w:rPr>
        <w:t>f</w:t>
      </w:r>
      <w:r w:rsidRPr="00166F7B">
        <w:rPr>
          <w:u w:val="single"/>
        </w:rPr>
        <w:t>ormato digital</w:t>
      </w:r>
      <w:r w:rsidRPr="00166F7B">
        <w:t xml:space="preserve"> y en soporte papel</w:t>
      </w:r>
      <w:r w:rsidR="00AF2E0C" w:rsidRPr="00166F7B">
        <w:t>.</w:t>
      </w:r>
    </w:p>
    <w:p w14:paraId="6DB8702A" w14:textId="161551DE" w:rsidR="00C03C21" w:rsidRDefault="00AF2E0C" w:rsidP="00C03C21">
      <w:r w:rsidRPr="00166F7B">
        <w:t>2</w:t>
      </w:r>
      <w:r w:rsidR="00C03C21" w:rsidRPr="00166F7B">
        <w:t>.</w:t>
      </w:r>
      <w:r w:rsidR="00C03C21" w:rsidRPr="00166F7B">
        <w:tab/>
        <w:t>Los sobres en formato papel no pueden estar identificados con el nombre ni ningún dato del Oferente. Debe identificarse sólo cual es la licitación para la que se presenta bajo apercibimiento de exclusión.</w:t>
      </w:r>
    </w:p>
    <w:p w14:paraId="7DA7218E" w14:textId="77777777" w:rsidR="00C03C21" w:rsidRDefault="00C03C21" w:rsidP="00C03C21"/>
    <w:p w14:paraId="0FBF52CE" w14:textId="77777777" w:rsidR="00C03C21" w:rsidRPr="00C03C21" w:rsidRDefault="00C03C21" w:rsidP="00C03C21">
      <w:pPr>
        <w:rPr>
          <w:b/>
        </w:rPr>
      </w:pPr>
      <w:r w:rsidRPr="00C03C21">
        <w:rPr>
          <w:b/>
        </w:rPr>
        <w:t>Aclaración sobre presentación de las Ofertas</w:t>
      </w:r>
    </w:p>
    <w:p w14:paraId="3AF5CAC5" w14:textId="6B3AE3FE" w:rsidR="00C03C21" w:rsidRPr="00166F7B" w:rsidRDefault="00C03C21" w:rsidP="00C03C21">
      <w:pPr>
        <w:rPr>
          <w:u w:val="single"/>
        </w:rPr>
      </w:pPr>
      <w:r w:rsidRPr="00166F7B">
        <w:t>Para participar de la presente Licitación Pública, los interesados deberán encontrarse inscriptos en el Registro de Constructores de Obra Pública, el cual funciona en la órbita del Ministerio de Finanzas a través de la Dirección General de Compras y Contrataciones, de acuerdo a lo establecido en el Decreto N° 1419/2017 y Resolución N° 55/2017 de dicha Dirección</w:t>
      </w:r>
      <w:r w:rsidR="00AF2E0C" w:rsidRPr="00166F7B">
        <w:t>.</w:t>
      </w:r>
    </w:p>
    <w:p w14:paraId="780C74AA" w14:textId="77777777" w:rsidR="00AF2E0C" w:rsidRPr="00166F7B" w:rsidRDefault="00AF2E0C" w:rsidP="00C03C21"/>
    <w:p w14:paraId="3C7EB005" w14:textId="2A9096BA" w:rsidR="00C03C21" w:rsidRDefault="00C03C21" w:rsidP="00C03C21">
      <w:r w:rsidRPr="00166F7B">
        <w:t xml:space="preserve">Para empadronarse, el interesado deberá ingresar a </w:t>
      </w:r>
      <w:r w:rsidR="005915BF" w:rsidRPr="00166F7B">
        <w:rPr>
          <w:color w:val="1155CC"/>
          <w:spacing w:val="-1"/>
          <w:w w:val="105"/>
          <w:u w:val="single" w:color="1155CC"/>
        </w:rPr>
        <w:t>compraspublicas.cba.gov.ar</w:t>
      </w:r>
      <w:r w:rsidRPr="00166F7B">
        <w:t>, solapa “PROVEEDORES E INTERESADOS”, deberán seguir los pasos indicados en “INSTRUCTIVOS”. A mayor información, en el siguiente enlace encontrarán un resumen de cada una de las GESTIONES que podrán llevarse a cabo:</w:t>
      </w:r>
      <w:r>
        <w:t xml:space="preserve"> https://compraspublicas.cba.gov.ar/proveedores/gestiones/.</w:t>
      </w:r>
    </w:p>
    <w:p w14:paraId="283FFE4C" w14:textId="77777777" w:rsidR="00C03C21" w:rsidRDefault="00C03C21" w:rsidP="008825F4"/>
    <w:p w14:paraId="1606E433" w14:textId="1C0EA8DB" w:rsidR="005915BF" w:rsidRDefault="005915BF" w:rsidP="005915BF">
      <w:r>
        <w:t>Es preciso advertir que la inscripción (Habilitación y determinación de Capacidad Económico Financiera) en el Registro de Constructores de Obra Pública, es condición obligatoria para participar aún para aquellos interesados que ya se encuentren Registrados en Compras Públicas con domicilio electrónico constituido.</w:t>
      </w:r>
    </w:p>
    <w:p w14:paraId="781507CD" w14:textId="77777777" w:rsidR="005915BF" w:rsidRDefault="005915BF" w:rsidP="005915BF">
      <w:r>
        <w:t>El interesado podrá acceder al instructivo para llevar a cabo dicha registración en el siguiente link: http://compraspublicas.cba.gov.ar/proveedores/como‐registrarte‐en‐compraspublicas/</w:t>
      </w:r>
    </w:p>
    <w:p w14:paraId="3783F5AF" w14:textId="77777777" w:rsidR="00C36C7C" w:rsidRPr="00C36C7C" w:rsidRDefault="00C36C7C" w:rsidP="00C36C7C">
      <w:pPr>
        <w:rPr>
          <w:b/>
        </w:rPr>
      </w:pPr>
      <w:r w:rsidRPr="00C36C7C">
        <w:rPr>
          <w:b/>
        </w:rPr>
        <w:t>Responsabilidades:</w:t>
      </w:r>
    </w:p>
    <w:p w14:paraId="11CE017F" w14:textId="244BFB54" w:rsidR="00C36C7C" w:rsidRPr="00C36C7C" w:rsidRDefault="00C36C7C" w:rsidP="00C36C7C">
      <w:pPr>
        <w:rPr>
          <w:u w:val="single"/>
        </w:rPr>
      </w:pPr>
      <w:r w:rsidRPr="00C36C7C">
        <w:rPr>
          <w:u w:val="single"/>
        </w:rPr>
        <w:t>A).- Organismo Contratante</w:t>
      </w:r>
    </w:p>
    <w:p w14:paraId="271C0DF9" w14:textId="77777777" w:rsidR="00C36C7C" w:rsidRDefault="00C36C7C" w:rsidP="00C36C7C">
      <w:r>
        <w:t>-</w:t>
      </w:r>
      <w:r>
        <w:tab/>
        <w:t>Confeccionar la Solicitud de Cotización (SC)</w:t>
      </w:r>
    </w:p>
    <w:p w14:paraId="7A50E311" w14:textId="77777777" w:rsidR="00C36C7C" w:rsidRDefault="00C36C7C" w:rsidP="00C36C7C">
      <w:r>
        <w:t>-</w:t>
      </w:r>
      <w:r>
        <w:tab/>
        <w:t>Dar respuesta a las consultas efectuadas y en caso de corresponder adjuntar Notas Aclaratorias o Circulares para su publicación.</w:t>
      </w:r>
    </w:p>
    <w:p w14:paraId="33A43176" w14:textId="77777777" w:rsidR="00D27947" w:rsidRDefault="00D27947" w:rsidP="00C36C7C"/>
    <w:p w14:paraId="3D0A4ED0" w14:textId="77777777" w:rsidR="00D27947" w:rsidRDefault="00D27947" w:rsidP="00C36C7C"/>
    <w:p w14:paraId="5E06E1F2" w14:textId="1E80A2D5" w:rsidR="00C36C7C" w:rsidRDefault="00C36C7C" w:rsidP="00C36C7C">
      <w:r>
        <w:t>-</w:t>
      </w:r>
      <w:r>
        <w:tab/>
        <w:t>Publicar Acta de Apertura.</w:t>
      </w:r>
    </w:p>
    <w:p w14:paraId="74EBB9D8" w14:textId="77777777" w:rsidR="00C36C7C" w:rsidRDefault="00C36C7C" w:rsidP="00C36C7C"/>
    <w:p w14:paraId="12459194" w14:textId="4CA9AC83" w:rsidR="00C36C7C" w:rsidRPr="00C36C7C" w:rsidRDefault="00C36C7C" w:rsidP="00C36C7C">
      <w:pPr>
        <w:rPr>
          <w:u w:val="single"/>
        </w:rPr>
      </w:pPr>
      <w:r w:rsidRPr="00C36C7C">
        <w:rPr>
          <w:u w:val="single"/>
        </w:rPr>
        <w:t>B).- Oferentes</w:t>
      </w:r>
    </w:p>
    <w:p w14:paraId="11EE82DB" w14:textId="77777777" w:rsidR="00C36C7C" w:rsidRDefault="00C36C7C" w:rsidP="00C36C7C">
      <w:r>
        <w:t>-</w:t>
      </w:r>
      <w:r>
        <w:tab/>
        <w:t>Formalizar el trámite de Registro en Compras Públicas y de Inscripción (Habilitación y determinación de Capacidad Económico Financiera) en el Registro de Constructores de Obra Pública.</w:t>
      </w:r>
    </w:p>
    <w:p w14:paraId="061EC5DB" w14:textId="12858A8F" w:rsidR="00C36C7C" w:rsidRDefault="00C36C7C" w:rsidP="00C36C7C">
      <w:r>
        <w:t>-</w:t>
      </w:r>
      <w:r>
        <w:tab/>
        <w:t>Realizar consultas de acuerdo lo establecido en las condiciones de contratación.</w:t>
      </w:r>
    </w:p>
    <w:p w14:paraId="3EC0D3FE" w14:textId="77777777" w:rsidR="00C36C7C" w:rsidRDefault="00C36C7C" w:rsidP="00C36C7C">
      <w:r>
        <w:t>-</w:t>
      </w:r>
      <w:r>
        <w:tab/>
        <w:t>Mantener actualizado el Registro de Antecedentes en el Registro de Constructores de Obra Pública.</w:t>
      </w:r>
    </w:p>
    <w:p w14:paraId="0691813B" w14:textId="77777777" w:rsidR="00C36C7C" w:rsidRDefault="00C36C7C" w:rsidP="00C36C7C"/>
    <w:p w14:paraId="07CC76DE" w14:textId="3E0B5E4B" w:rsidR="00C36C7C" w:rsidRPr="00C36C7C" w:rsidRDefault="00C36C7C" w:rsidP="00C36C7C">
      <w:pPr>
        <w:rPr>
          <w:b/>
        </w:rPr>
      </w:pPr>
      <w:r w:rsidRPr="00C36C7C">
        <w:rPr>
          <w:b/>
        </w:rPr>
        <w:t>Artículo N° 1</w:t>
      </w:r>
      <w:r w:rsidR="00C66934">
        <w:rPr>
          <w:b/>
        </w:rPr>
        <w:t>2</w:t>
      </w:r>
      <w:r w:rsidRPr="00C36C7C">
        <w:rPr>
          <w:b/>
        </w:rPr>
        <w:t>:</w:t>
      </w:r>
      <w:r w:rsidRPr="00C36C7C">
        <w:rPr>
          <w:b/>
        </w:rPr>
        <w:tab/>
        <w:t>DE LA PRESENTACIÓN DE LAS PROPUESTAS</w:t>
      </w:r>
    </w:p>
    <w:p w14:paraId="49F8DE37" w14:textId="77777777" w:rsidR="00C36C7C" w:rsidRDefault="00C36C7C" w:rsidP="00C36C7C"/>
    <w:p w14:paraId="6B71CD54" w14:textId="2313F416" w:rsidR="00C36C7C" w:rsidRDefault="00C36C7C" w:rsidP="00C36C7C">
      <w:r>
        <w:t>Las presentaciones en formato papel se harán en UN SOBRE o paquete cerrado que</w:t>
      </w:r>
      <w:r w:rsidR="003048CB">
        <w:t xml:space="preserve"> llevará como única inscripción:</w:t>
      </w:r>
    </w:p>
    <w:p w14:paraId="492A461A" w14:textId="77777777" w:rsidR="00C36C7C" w:rsidRDefault="00C36C7C" w:rsidP="00C36C7C"/>
    <w:p w14:paraId="07DEF832" w14:textId="77777777" w:rsidR="00C36C7C" w:rsidRDefault="00C36C7C" w:rsidP="00C36C7C">
      <w:r>
        <w:t>Licitación  Pública  N°..............................................</w:t>
      </w:r>
    </w:p>
    <w:p w14:paraId="0FE44034" w14:textId="77777777" w:rsidR="00C36C7C" w:rsidRDefault="00C36C7C" w:rsidP="00C36C7C">
      <w:r>
        <w:t>Lugar de Apertura: ................................................</w:t>
      </w:r>
    </w:p>
    <w:p w14:paraId="098D3213" w14:textId="77777777" w:rsidR="00C36C7C" w:rsidRDefault="00C36C7C" w:rsidP="00C36C7C">
      <w:r>
        <w:t xml:space="preserve">Fecha: Día............Mes............Año........Hora......... </w:t>
      </w:r>
    </w:p>
    <w:p w14:paraId="427FBA8C" w14:textId="08C6AEBD" w:rsidR="00C36C7C" w:rsidRDefault="00C36C7C" w:rsidP="00C36C7C">
      <w:r>
        <w:t>Obra:   .....................................................................</w:t>
      </w:r>
    </w:p>
    <w:p w14:paraId="3924546B" w14:textId="77777777" w:rsidR="00C36C7C" w:rsidRDefault="00C36C7C" w:rsidP="00C36C7C">
      <w:r>
        <w:t>Ubicación:   .............................................................</w:t>
      </w:r>
    </w:p>
    <w:p w14:paraId="41C75241" w14:textId="77777777" w:rsidR="00C36C7C" w:rsidRDefault="00C36C7C" w:rsidP="00C36C7C"/>
    <w:p w14:paraId="16AB6919" w14:textId="069BB305" w:rsidR="00C36C7C" w:rsidRPr="00F35E9C" w:rsidRDefault="00C36C7C" w:rsidP="00C36C7C">
      <w:r w:rsidRPr="00F35E9C">
        <w:t>Este sobre o paquete cerrado, contendrá la documentación que a continuación se detalla en original</w:t>
      </w:r>
      <w:r w:rsidR="003048CB" w:rsidRPr="00F35E9C">
        <w:t xml:space="preserve"> o copia debidamente certificada a excepción de la garantía de la oferta, la cual debe presentarse necesariamente en original</w:t>
      </w:r>
      <w:r w:rsidRPr="00F35E9C">
        <w:t>; foliada, y firmada en todos sus folios por el Proponente y Director Técnico, en el orden que seguidamente se detalla.</w:t>
      </w:r>
    </w:p>
    <w:p w14:paraId="70DA6AFA" w14:textId="77777777" w:rsidR="00870EBB" w:rsidRDefault="00870EBB" w:rsidP="00C36C7C"/>
    <w:p w14:paraId="030A5A0B" w14:textId="5048D52D" w:rsidR="00C36C7C" w:rsidRPr="00870EBB" w:rsidRDefault="00870EBB" w:rsidP="00870EBB">
      <w:r>
        <w:t xml:space="preserve">1)           </w:t>
      </w:r>
      <w:r w:rsidR="00C36C7C" w:rsidRPr="00870EBB">
        <w:t>Solicitud de Admisión (según modelo Anexo N° 1).</w:t>
      </w:r>
    </w:p>
    <w:p w14:paraId="265DE684" w14:textId="77777777" w:rsidR="003E2A50" w:rsidRDefault="003E2A50" w:rsidP="00A96BC4"/>
    <w:p w14:paraId="3D465C55" w14:textId="7986354F" w:rsidR="00C36C7C" w:rsidRPr="00F35E9C" w:rsidRDefault="00C36C7C" w:rsidP="00C36C7C">
      <w:r>
        <w:t>2)</w:t>
      </w:r>
      <w:r>
        <w:tab/>
      </w:r>
      <w:r w:rsidRPr="00F35E9C">
        <w:t>Garantía de la propuesta equivalente al 1% (uno por ciento) del m</w:t>
      </w:r>
      <w:r w:rsidR="00772FDF">
        <w:t>onto del Presupuesto Oficial de</w:t>
      </w:r>
      <w:r w:rsidRPr="00F35E9C">
        <w:t xml:space="preserve"> </w:t>
      </w:r>
      <w:r w:rsidR="003048CB" w:rsidRPr="00F35E9C">
        <w:t xml:space="preserve">la presente </w:t>
      </w:r>
      <w:r w:rsidRPr="00F35E9C">
        <w:t>obra, constituida por cualquiera de los medios establecidos en el art. 22 de la Ley de Obras Públicas N° 8614, y de acuerdo a lo establecido en el artículo 23</w:t>
      </w:r>
      <w:r w:rsidR="00FD79A1" w:rsidRPr="00F35E9C">
        <w:t xml:space="preserve"> del presente Pliego. Para </w:t>
      </w:r>
      <w:r w:rsidRPr="00F35E9C">
        <w:t>el  caso  de  Contratos  Asociativos  como  Unión  Transitoria  (UT),  los  Agrupamientos de Colaboración (AC) y/o Consorcios de Cooperación con constancia de iniciación de trámite de inscripción aún no perfeccionada, deberán acompañar dicha garantía por cada uno de los integrantes y en la proporción de la participación indicada en el contrato constitutivo.</w:t>
      </w:r>
    </w:p>
    <w:p w14:paraId="18BD0462" w14:textId="77777777" w:rsidR="003E2A50" w:rsidRPr="00F35E9C" w:rsidRDefault="003E2A50" w:rsidP="00C36C7C"/>
    <w:p w14:paraId="4280BD36" w14:textId="7FA35A46" w:rsidR="00C36C7C" w:rsidRDefault="00C36C7C" w:rsidP="008E3D33">
      <w:r>
        <w:t>3)</w:t>
      </w:r>
      <w:r>
        <w:tab/>
        <w:t xml:space="preserve">Constancia de Habilitación y Determinación de Capacidad Económico Financiera del Registro de Constructores de Obra Pública, vigente al momento de ofertar, y con antecedentes en la especialidad relacionada al objeto de la contratación indicada en los artículos 4 y 5 del presente pliego, conforme lo dispuesto en el Decreto N° 1419/2017 y sus modificatorias. </w:t>
      </w:r>
    </w:p>
    <w:p w14:paraId="44374E20" w14:textId="77777777" w:rsidR="003E2A50" w:rsidRDefault="003E2A50" w:rsidP="008E3D33"/>
    <w:p w14:paraId="52C2AC21" w14:textId="77777777" w:rsidR="00C36C7C" w:rsidRDefault="00C36C7C" w:rsidP="00C36C7C">
      <w:r>
        <w:t>4)</w:t>
      </w:r>
      <w:r>
        <w:tab/>
        <w:t>Los oferentes deberán presentar una Declaración Jurada, conforme a Anexo N° 2, expresando:</w:t>
      </w:r>
    </w:p>
    <w:p w14:paraId="11525EE9" w14:textId="2CB8179A" w:rsidR="00C36C7C" w:rsidRDefault="00C36C7C" w:rsidP="00C36C7C">
      <w:r>
        <w:lastRenderedPageBreak/>
        <w:t>-</w:t>
      </w:r>
      <w:r>
        <w:tab/>
        <w:t xml:space="preserve">Que renuncia al Fuero Federal o a cualquier otra excepción que le pudiera corresponder y se somete a jurisdicción de los Tribunales de la Ciudad de </w:t>
      </w:r>
      <w:r w:rsidR="00CE1FB8">
        <w:t xml:space="preserve">Alta Gracia </w:t>
      </w:r>
      <w:r>
        <w:t>con materia contencioso‐ administrativa, de la Primera Circunscripción del Poder Judicial de la Provincia de Córdoba.</w:t>
      </w:r>
    </w:p>
    <w:p w14:paraId="1659DCA7" w14:textId="6A2CC866" w:rsidR="00C36C7C" w:rsidRDefault="00C36C7C" w:rsidP="00C36C7C">
      <w:r>
        <w:t xml:space="preserve"> -</w:t>
      </w:r>
      <w:r>
        <w:tab/>
        <w:t>Que la cuenta corriente bancaria no ha sido cerrada por orden del Banco Central de la República Argentina durante el transcurso del último año, aún si la misma hubiese sido nuevamente habilitada.</w:t>
      </w:r>
    </w:p>
    <w:p w14:paraId="1072C132" w14:textId="5310D622" w:rsidR="00C36C7C" w:rsidRDefault="00C36C7C" w:rsidP="00C36C7C">
      <w:r>
        <w:t>-</w:t>
      </w:r>
      <w:r>
        <w:tab/>
        <w:t>Que no ha sido declarado en quiebra o en concurso preventivo o que, si lo fuere, acredite encontrarse debidamente</w:t>
      </w:r>
      <w:r w:rsidR="008E3D33">
        <w:t xml:space="preserve"> </w:t>
      </w:r>
      <w:r>
        <w:t>habilitado</w:t>
      </w:r>
      <w:r w:rsidR="008E3D33">
        <w:t xml:space="preserve"> </w:t>
      </w:r>
      <w:r>
        <w:t>para participar en la presente licitación pública.</w:t>
      </w:r>
    </w:p>
    <w:p w14:paraId="1D6A5C6E" w14:textId="77777777" w:rsidR="00C36C7C" w:rsidRDefault="00C36C7C" w:rsidP="00C36C7C">
      <w:r>
        <w:t>-</w:t>
      </w:r>
      <w:r>
        <w:tab/>
        <w:t>Que no pesa sobre el proponente inhabilitación civil, comercial o penal vigente, por sentencia judicial firme pasada en autoridad de cosa juzgada y que no hay inhabilitación de las mencionadas que pese sobre las personas físicas que integran sus órganos sociales, cuando el proponente fuera una persona jurídica.</w:t>
      </w:r>
    </w:p>
    <w:p w14:paraId="1468A375" w14:textId="7FFC5518" w:rsidR="00C36C7C" w:rsidRDefault="00C36C7C" w:rsidP="00C36C7C">
      <w:r w:rsidRPr="00F35E9C">
        <w:t>-</w:t>
      </w:r>
      <w:r w:rsidRPr="00F35E9C">
        <w:tab/>
        <w:t>De aceptación expresa del Artículo 3</w:t>
      </w:r>
      <w:r w:rsidR="00F35E9C" w:rsidRPr="00F35E9C">
        <w:t>6</w:t>
      </w:r>
      <w:r w:rsidRPr="00F35E9C">
        <w:t xml:space="preserve"> del P.P.C. que dispone la retención de aportes previsionales de la certificación mensual</w:t>
      </w:r>
    </w:p>
    <w:p w14:paraId="56B68A1C" w14:textId="127CE680" w:rsidR="00C36C7C" w:rsidRDefault="00C36C7C" w:rsidP="00C36C7C">
      <w:r>
        <w:t>-</w:t>
      </w:r>
      <w:r>
        <w:tab/>
        <w:t>De haber visitado el lugar de emplazamiento de la obra.</w:t>
      </w:r>
    </w:p>
    <w:p w14:paraId="3C87E3B4" w14:textId="7154982E" w:rsidR="003E2A50" w:rsidRDefault="006D10CA" w:rsidP="008E3D33">
      <w:r>
        <w:t>-</w:t>
      </w:r>
      <w:r>
        <w:tab/>
      </w:r>
      <w:r w:rsidR="00166F7B" w:rsidRPr="00166F7B">
        <w:t>Los Oferentes, deberán constituir domicilio especial, a los fines de recibir las notificaciones que pudieran emitirse dentro de la Ciudad de Alta Gracia o en la Ciudad de Córdoba en su defecto</w:t>
      </w:r>
      <w:r>
        <w:t>.</w:t>
      </w:r>
    </w:p>
    <w:p w14:paraId="29D87D88" w14:textId="77777777" w:rsidR="006D10CA" w:rsidRDefault="006D10CA" w:rsidP="008E3D33"/>
    <w:p w14:paraId="0EE5113D" w14:textId="3D3F0C4E" w:rsidR="008E3D33" w:rsidRDefault="008E3D33" w:rsidP="008E3D33">
      <w:r>
        <w:t>5)</w:t>
      </w:r>
      <w:r>
        <w:tab/>
        <w:t>Constancia del cumplimiento y pago de la Tasa Retributiva de Servicios estipulada</w:t>
      </w:r>
      <w:r w:rsidR="00772FDF">
        <w:t>s</w:t>
      </w:r>
      <w:r>
        <w:t xml:space="preserve"> por Ley </w:t>
      </w:r>
      <w:r w:rsidR="00772FDF">
        <w:t xml:space="preserve">u Ordenanzas </w:t>
      </w:r>
      <w:r>
        <w:t>Impositiva</w:t>
      </w:r>
      <w:r w:rsidR="00772FDF">
        <w:t>s</w:t>
      </w:r>
      <w:r>
        <w:t xml:space="preserve"> Vigente</w:t>
      </w:r>
      <w:r w:rsidR="00772FDF">
        <w:t>s</w:t>
      </w:r>
      <w:r>
        <w:t>, cu</w:t>
      </w:r>
      <w:r w:rsidR="00772FDF">
        <w:t>ando así corresponda.</w:t>
      </w:r>
    </w:p>
    <w:p w14:paraId="11FEDBF6" w14:textId="77777777" w:rsidR="003E2A50" w:rsidRDefault="003E2A50" w:rsidP="008E3D33"/>
    <w:p w14:paraId="302EBE53" w14:textId="77777777" w:rsidR="008E3D33" w:rsidRDefault="008E3D33" w:rsidP="008E3D33">
      <w:r>
        <w:t>6)</w:t>
      </w:r>
      <w:r>
        <w:tab/>
        <w:t>Constancia actualizada de Inscripción del Director Técnico en el Colegio de Ingenieros Civiles de la Provincia de Córdoba.</w:t>
      </w:r>
    </w:p>
    <w:p w14:paraId="27FC380C" w14:textId="77777777" w:rsidR="003E2A50" w:rsidRDefault="003E2A50" w:rsidP="008E3D33"/>
    <w:p w14:paraId="4CAA7B06" w14:textId="77777777" w:rsidR="008E3D33" w:rsidRDefault="008E3D33" w:rsidP="008E3D33">
      <w:r>
        <w:t>7)</w:t>
      </w:r>
      <w:r>
        <w:tab/>
        <w:t>Calificación, antecedentes y experiencia del personal profesional y técnico, que será afectado a la obra y propuesto para la ejecución del contrato, como así también vehículos, instrumental y equipos (Anexo N° 9) de conformidad a los requerimientos establecidos en el legajo técnico de la presente contratación y en el Artículo 17.8 de este Pliego.</w:t>
      </w:r>
    </w:p>
    <w:p w14:paraId="433E7071" w14:textId="77777777" w:rsidR="008E3D33" w:rsidRDefault="008E3D33" w:rsidP="008E3D33">
      <w:r>
        <w:t>Se deberá presentar el compromiso escrito y firmado por la empresa proponente, por el profesional Responsable o Director Técnico y por el Jefe de Obra, cuyos antecedentes y currículum se presenten y por los cuales se calificará a la Empresa, que en caso de ser adjudicatarios cumplirán las funciones respectivas y no se permitirá el reemplazo de alguno de ellos. Si por razones de fuerza mayor o impedimento comprobado surgiere la necesidad de reemplazo, el mismo será autorizado por la Gerencia de Obra, por quienes acrediten experiencias y antecedentes similares o mejores.</w:t>
      </w:r>
    </w:p>
    <w:p w14:paraId="6B59633A" w14:textId="77777777" w:rsidR="00FD79A1" w:rsidRDefault="00FD79A1" w:rsidP="008E3D33"/>
    <w:p w14:paraId="56C544B9" w14:textId="410B0ABE" w:rsidR="008E3D33" w:rsidRDefault="008E3D33" w:rsidP="008E3D33">
      <w:r>
        <w:t xml:space="preserve">8) </w:t>
      </w:r>
      <w:r w:rsidRPr="008E3D33">
        <w:t>EQUIPOS: El oferente deberá contar como mínimo con los siguientes equipos disponibles al momento de ofertar:</w:t>
      </w:r>
    </w:p>
    <w:p w14:paraId="5FA7E32E" w14:textId="50A59068" w:rsidR="00166F7B" w:rsidRDefault="00166F7B" w:rsidP="008E3D33"/>
    <w:p w14:paraId="7AA1B4C1" w14:textId="3ABB7565" w:rsidR="00166F7B" w:rsidRDefault="00166F7B" w:rsidP="008E3D33"/>
    <w:p w14:paraId="44936FAB" w14:textId="290C9A04" w:rsidR="00166F7B" w:rsidRDefault="00166F7B" w:rsidP="008E3D33"/>
    <w:p w14:paraId="637D4585" w14:textId="5921293A" w:rsidR="00166F7B" w:rsidRDefault="00166F7B" w:rsidP="008E3D33"/>
    <w:p w14:paraId="6837766D" w14:textId="77777777" w:rsidR="00166F7B" w:rsidRDefault="00166F7B" w:rsidP="008E3D33"/>
    <w:p w14:paraId="5681C259" w14:textId="77777777" w:rsidR="007A58B8" w:rsidRDefault="007A58B8" w:rsidP="008E3D33"/>
    <w:p w14:paraId="2D176503" w14:textId="77777777" w:rsidR="00C36C7C" w:rsidRDefault="00C36C7C" w:rsidP="00C36C7C"/>
    <w:tbl>
      <w:tblPr>
        <w:tblStyle w:val="TableNormal"/>
        <w:tblW w:w="8536" w:type="dxa"/>
        <w:tblInd w:w="279" w:type="dxa"/>
        <w:tblLayout w:type="fixed"/>
        <w:tblLook w:val="01E0" w:firstRow="1" w:lastRow="1" w:firstColumn="1" w:lastColumn="1" w:noHBand="0" w:noVBand="0"/>
      </w:tblPr>
      <w:tblGrid>
        <w:gridCol w:w="401"/>
        <w:gridCol w:w="1468"/>
        <w:gridCol w:w="800"/>
        <w:gridCol w:w="1466"/>
        <w:gridCol w:w="934"/>
        <w:gridCol w:w="1200"/>
        <w:gridCol w:w="1067"/>
        <w:gridCol w:w="1200"/>
      </w:tblGrid>
      <w:tr w:rsidR="003E2A50" w:rsidRPr="00D013F2" w14:paraId="0F97E84B" w14:textId="77777777" w:rsidTr="003E2A50">
        <w:trPr>
          <w:trHeight w:hRule="exact" w:val="377"/>
        </w:trPr>
        <w:tc>
          <w:tcPr>
            <w:tcW w:w="401" w:type="dxa"/>
            <w:tcBorders>
              <w:top w:val="single" w:sz="4" w:space="0" w:color="000000"/>
              <w:left w:val="single" w:sz="4" w:space="0" w:color="000000"/>
              <w:bottom w:val="single" w:sz="4" w:space="0" w:color="000000"/>
              <w:right w:val="single" w:sz="4" w:space="0" w:color="000000"/>
            </w:tcBorders>
          </w:tcPr>
          <w:p w14:paraId="031CB7CF" w14:textId="77777777" w:rsidR="003E2A50" w:rsidRPr="00D013F2" w:rsidRDefault="003E2A50" w:rsidP="00B81C7E"/>
        </w:tc>
        <w:tc>
          <w:tcPr>
            <w:tcW w:w="1468" w:type="dxa"/>
            <w:tcBorders>
              <w:top w:val="single" w:sz="4" w:space="0" w:color="000000"/>
              <w:left w:val="single" w:sz="4" w:space="0" w:color="000000"/>
              <w:bottom w:val="single" w:sz="4" w:space="0" w:color="000000"/>
              <w:right w:val="single" w:sz="4" w:space="0" w:color="000000"/>
            </w:tcBorders>
          </w:tcPr>
          <w:p w14:paraId="7FC42D87" w14:textId="77777777" w:rsidR="003E2A50" w:rsidRPr="00D013F2" w:rsidRDefault="003E2A50" w:rsidP="00B81C7E"/>
        </w:tc>
        <w:tc>
          <w:tcPr>
            <w:tcW w:w="800" w:type="dxa"/>
            <w:tcBorders>
              <w:top w:val="single" w:sz="4" w:space="0" w:color="000000"/>
              <w:left w:val="single" w:sz="4" w:space="0" w:color="000000"/>
              <w:bottom w:val="single" w:sz="4" w:space="0" w:color="000000"/>
              <w:right w:val="single" w:sz="4" w:space="0" w:color="000000"/>
            </w:tcBorders>
          </w:tcPr>
          <w:p w14:paraId="24139021" w14:textId="77777777" w:rsidR="003E2A50" w:rsidRPr="00D013F2" w:rsidRDefault="003E2A50" w:rsidP="00B81C7E"/>
        </w:tc>
        <w:tc>
          <w:tcPr>
            <w:tcW w:w="1466" w:type="dxa"/>
            <w:tcBorders>
              <w:top w:val="single" w:sz="4" w:space="0" w:color="000000"/>
              <w:left w:val="single" w:sz="4" w:space="0" w:color="000000"/>
              <w:bottom w:val="single" w:sz="4" w:space="0" w:color="000000"/>
              <w:right w:val="single" w:sz="4" w:space="0" w:color="000000"/>
            </w:tcBorders>
          </w:tcPr>
          <w:p w14:paraId="1D8D04C0" w14:textId="77777777" w:rsidR="003E2A50" w:rsidRPr="00D013F2" w:rsidRDefault="003E2A50" w:rsidP="00B81C7E"/>
        </w:tc>
        <w:tc>
          <w:tcPr>
            <w:tcW w:w="934" w:type="dxa"/>
            <w:tcBorders>
              <w:top w:val="single" w:sz="4" w:space="0" w:color="000000"/>
              <w:left w:val="single" w:sz="4" w:space="0" w:color="000000"/>
              <w:bottom w:val="single" w:sz="4" w:space="0" w:color="000000"/>
              <w:right w:val="single" w:sz="5" w:space="0" w:color="000000"/>
            </w:tcBorders>
          </w:tcPr>
          <w:p w14:paraId="45FC0D85" w14:textId="77777777" w:rsidR="003E2A50" w:rsidRPr="00D013F2" w:rsidRDefault="003E2A50" w:rsidP="00B81C7E"/>
        </w:tc>
        <w:tc>
          <w:tcPr>
            <w:tcW w:w="3467" w:type="dxa"/>
            <w:gridSpan w:val="3"/>
            <w:tcBorders>
              <w:top w:val="single" w:sz="4" w:space="0" w:color="000000"/>
              <w:left w:val="single" w:sz="5" w:space="0" w:color="000000"/>
              <w:bottom w:val="single" w:sz="4" w:space="0" w:color="000000"/>
              <w:right w:val="single" w:sz="5" w:space="0" w:color="000000"/>
            </w:tcBorders>
          </w:tcPr>
          <w:p w14:paraId="719F8400" w14:textId="77777777" w:rsidR="003E2A50" w:rsidRPr="00D013F2" w:rsidRDefault="003E2A50" w:rsidP="00B81C7E">
            <w:pPr>
              <w:pStyle w:val="TableParagraph"/>
              <w:spacing w:line="239" w:lineRule="auto"/>
              <w:ind w:left="964" w:right="390" w:hanging="575"/>
              <w:rPr>
                <w:rFonts w:ascii="Calibri" w:eastAsia="Calibri" w:hAnsi="Calibri" w:cs="Calibri"/>
                <w:sz w:val="15"/>
                <w:szCs w:val="15"/>
                <w:lang w:val="es-AR"/>
              </w:rPr>
            </w:pPr>
            <w:r w:rsidRPr="00D013F2">
              <w:rPr>
                <w:rFonts w:ascii="Calibri" w:hAnsi="Calibri"/>
                <w:b/>
                <w:sz w:val="15"/>
                <w:lang w:val="es-AR"/>
              </w:rPr>
              <w:t>En</w:t>
            </w:r>
            <w:r w:rsidRPr="00D013F2">
              <w:rPr>
                <w:rFonts w:ascii="Calibri" w:hAnsi="Calibri"/>
                <w:b/>
                <w:spacing w:val="-3"/>
                <w:sz w:val="15"/>
                <w:lang w:val="es-AR"/>
              </w:rPr>
              <w:t xml:space="preserve"> </w:t>
            </w:r>
            <w:r w:rsidRPr="00D013F2">
              <w:rPr>
                <w:rFonts w:ascii="Calibri" w:hAnsi="Calibri"/>
                <w:b/>
                <w:spacing w:val="-1"/>
                <w:sz w:val="15"/>
                <w:lang w:val="es-AR"/>
              </w:rPr>
              <w:t>caso</w:t>
            </w:r>
            <w:r w:rsidRPr="00D013F2">
              <w:rPr>
                <w:rFonts w:ascii="Calibri" w:hAnsi="Calibri"/>
                <w:b/>
                <w:spacing w:val="-2"/>
                <w:sz w:val="15"/>
                <w:lang w:val="es-AR"/>
              </w:rPr>
              <w:t xml:space="preserve"> </w:t>
            </w:r>
            <w:r w:rsidRPr="00D013F2">
              <w:rPr>
                <w:rFonts w:ascii="Calibri" w:hAnsi="Calibri"/>
                <w:b/>
                <w:spacing w:val="-1"/>
                <w:sz w:val="15"/>
                <w:lang w:val="es-AR"/>
              </w:rPr>
              <w:t>de</w:t>
            </w:r>
            <w:r w:rsidRPr="00D013F2">
              <w:rPr>
                <w:rFonts w:ascii="Calibri" w:hAnsi="Calibri"/>
                <w:b/>
                <w:spacing w:val="-4"/>
                <w:sz w:val="15"/>
                <w:lang w:val="es-AR"/>
              </w:rPr>
              <w:t xml:space="preserve"> </w:t>
            </w:r>
            <w:r w:rsidRPr="00D013F2">
              <w:rPr>
                <w:rFonts w:ascii="Calibri" w:hAnsi="Calibri"/>
                <w:b/>
                <w:spacing w:val="-1"/>
                <w:sz w:val="15"/>
                <w:lang w:val="es-AR"/>
              </w:rPr>
              <w:t>Unión</w:t>
            </w:r>
            <w:r w:rsidRPr="00D013F2">
              <w:rPr>
                <w:rFonts w:ascii="Calibri" w:hAnsi="Calibri"/>
                <w:b/>
                <w:spacing w:val="-2"/>
                <w:sz w:val="15"/>
                <w:lang w:val="es-AR"/>
              </w:rPr>
              <w:t xml:space="preserve"> </w:t>
            </w:r>
            <w:r w:rsidRPr="00D013F2">
              <w:rPr>
                <w:rFonts w:ascii="Calibri" w:hAnsi="Calibri"/>
                <w:b/>
                <w:spacing w:val="-1"/>
                <w:sz w:val="15"/>
                <w:lang w:val="es-AR"/>
              </w:rPr>
              <w:t>Transitoria</w:t>
            </w:r>
            <w:r w:rsidRPr="00D013F2">
              <w:rPr>
                <w:rFonts w:ascii="Calibri" w:hAnsi="Calibri"/>
                <w:b/>
                <w:spacing w:val="-4"/>
                <w:sz w:val="15"/>
                <w:lang w:val="es-AR"/>
              </w:rPr>
              <w:t xml:space="preserve"> </w:t>
            </w:r>
            <w:r w:rsidRPr="00D013F2">
              <w:rPr>
                <w:rFonts w:ascii="Calibri" w:hAnsi="Calibri"/>
                <w:b/>
                <w:sz w:val="15"/>
                <w:lang w:val="es-AR"/>
              </w:rPr>
              <w:t>u</w:t>
            </w:r>
            <w:r w:rsidRPr="00D013F2">
              <w:rPr>
                <w:rFonts w:ascii="Calibri" w:hAnsi="Calibri"/>
                <w:b/>
                <w:spacing w:val="-2"/>
                <w:sz w:val="15"/>
                <w:lang w:val="es-AR"/>
              </w:rPr>
              <w:t xml:space="preserve"> </w:t>
            </w:r>
            <w:r w:rsidRPr="00D013F2">
              <w:rPr>
                <w:rFonts w:ascii="Calibri" w:hAnsi="Calibri"/>
                <w:b/>
                <w:spacing w:val="-1"/>
                <w:sz w:val="15"/>
                <w:lang w:val="es-AR"/>
              </w:rPr>
              <w:t>otro</w:t>
            </w:r>
            <w:r w:rsidRPr="00D013F2">
              <w:rPr>
                <w:rFonts w:ascii="Calibri" w:hAnsi="Calibri"/>
                <w:b/>
                <w:spacing w:val="-2"/>
                <w:sz w:val="15"/>
                <w:lang w:val="es-AR"/>
              </w:rPr>
              <w:t xml:space="preserve"> </w:t>
            </w:r>
            <w:r w:rsidRPr="00D013F2">
              <w:rPr>
                <w:rFonts w:ascii="Calibri" w:hAnsi="Calibri"/>
                <w:b/>
                <w:spacing w:val="-1"/>
                <w:sz w:val="15"/>
                <w:lang w:val="es-AR"/>
              </w:rPr>
              <w:t>tipo</w:t>
            </w:r>
            <w:r w:rsidRPr="00D013F2">
              <w:rPr>
                <w:rFonts w:ascii="Calibri" w:hAnsi="Calibri"/>
                <w:b/>
                <w:spacing w:val="-2"/>
                <w:sz w:val="15"/>
                <w:lang w:val="es-AR"/>
              </w:rPr>
              <w:t xml:space="preserve"> </w:t>
            </w:r>
            <w:r w:rsidRPr="00D013F2">
              <w:rPr>
                <w:rFonts w:ascii="Calibri" w:hAnsi="Calibri"/>
                <w:b/>
                <w:spacing w:val="-1"/>
                <w:sz w:val="15"/>
                <w:lang w:val="es-AR"/>
              </w:rPr>
              <w:t>de</w:t>
            </w:r>
            <w:r w:rsidRPr="00D013F2">
              <w:rPr>
                <w:rFonts w:ascii="Calibri" w:hAnsi="Calibri"/>
                <w:b/>
                <w:spacing w:val="38"/>
                <w:sz w:val="15"/>
                <w:lang w:val="es-AR"/>
              </w:rPr>
              <w:t xml:space="preserve"> </w:t>
            </w:r>
            <w:r w:rsidRPr="00D013F2">
              <w:rPr>
                <w:rFonts w:ascii="Calibri" w:hAnsi="Calibri"/>
                <w:b/>
                <w:spacing w:val="-1"/>
                <w:sz w:val="15"/>
                <w:lang w:val="es-AR"/>
              </w:rPr>
              <w:t>agrupación</w:t>
            </w:r>
            <w:r w:rsidRPr="00D013F2">
              <w:rPr>
                <w:rFonts w:ascii="Calibri" w:hAnsi="Calibri"/>
                <w:b/>
                <w:spacing w:val="-4"/>
                <w:sz w:val="15"/>
                <w:lang w:val="es-AR"/>
              </w:rPr>
              <w:t xml:space="preserve"> </w:t>
            </w:r>
            <w:r w:rsidRPr="00D013F2">
              <w:rPr>
                <w:rFonts w:ascii="Calibri" w:hAnsi="Calibri"/>
                <w:b/>
                <w:spacing w:val="-1"/>
                <w:sz w:val="15"/>
                <w:lang w:val="es-AR"/>
              </w:rPr>
              <w:t>de</w:t>
            </w:r>
            <w:r w:rsidRPr="00D013F2">
              <w:rPr>
                <w:rFonts w:ascii="Calibri" w:hAnsi="Calibri"/>
                <w:b/>
                <w:spacing w:val="-4"/>
                <w:sz w:val="15"/>
                <w:lang w:val="es-AR"/>
              </w:rPr>
              <w:t xml:space="preserve"> </w:t>
            </w:r>
            <w:r w:rsidRPr="00D013F2">
              <w:rPr>
                <w:rFonts w:ascii="Calibri" w:hAnsi="Calibri"/>
                <w:b/>
                <w:spacing w:val="-1"/>
                <w:sz w:val="15"/>
                <w:lang w:val="es-AR"/>
              </w:rPr>
              <w:t>empresas</w:t>
            </w:r>
          </w:p>
        </w:tc>
      </w:tr>
      <w:tr w:rsidR="003E2A50" w:rsidRPr="00D013F2" w14:paraId="08C47A1D" w14:textId="77777777" w:rsidTr="003E2A50">
        <w:trPr>
          <w:trHeight w:hRule="exact" w:val="2215"/>
        </w:trPr>
        <w:tc>
          <w:tcPr>
            <w:tcW w:w="401" w:type="dxa"/>
            <w:tcBorders>
              <w:top w:val="single" w:sz="4" w:space="0" w:color="000000"/>
              <w:left w:val="single" w:sz="4" w:space="0" w:color="000000"/>
              <w:bottom w:val="single" w:sz="4" w:space="0" w:color="000000"/>
              <w:right w:val="single" w:sz="4" w:space="0" w:color="000000"/>
            </w:tcBorders>
            <w:shd w:val="clear" w:color="auto" w:fill="F1F1F1"/>
          </w:tcPr>
          <w:p w14:paraId="51B73520" w14:textId="77777777" w:rsidR="003E2A50" w:rsidRPr="00D013F2" w:rsidRDefault="003E2A50" w:rsidP="00B81C7E">
            <w:pPr>
              <w:pStyle w:val="TableParagraph"/>
              <w:rPr>
                <w:rFonts w:ascii="Calibri" w:eastAsia="Calibri" w:hAnsi="Calibri" w:cs="Calibri"/>
                <w:sz w:val="14"/>
                <w:szCs w:val="14"/>
                <w:lang w:val="es-AR"/>
              </w:rPr>
            </w:pPr>
          </w:p>
          <w:p w14:paraId="7C7DE915" w14:textId="77777777" w:rsidR="003E2A50" w:rsidRPr="00D013F2" w:rsidRDefault="003E2A50" w:rsidP="00B81C7E">
            <w:pPr>
              <w:pStyle w:val="TableParagraph"/>
              <w:rPr>
                <w:rFonts w:ascii="Calibri" w:eastAsia="Calibri" w:hAnsi="Calibri" w:cs="Calibri"/>
                <w:sz w:val="14"/>
                <w:szCs w:val="14"/>
                <w:lang w:val="es-AR"/>
              </w:rPr>
            </w:pPr>
          </w:p>
          <w:p w14:paraId="0563D061" w14:textId="77777777" w:rsidR="003E2A50" w:rsidRPr="00D013F2" w:rsidRDefault="003E2A50" w:rsidP="00B81C7E">
            <w:pPr>
              <w:pStyle w:val="TableParagraph"/>
              <w:rPr>
                <w:rFonts w:ascii="Calibri" w:eastAsia="Calibri" w:hAnsi="Calibri" w:cs="Calibri"/>
                <w:sz w:val="14"/>
                <w:szCs w:val="14"/>
                <w:lang w:val="es-AR"/>
              </w:rPr>
            </w:pPr>
          </w:p>
          <w:p w14:paraId="613DD58E" w14:textId="77777777" w:rsidR="003E2A50" w:rsidRPr="00D013F2" w:rsidRDefault="003E2A50" w:rsidP="00B81C7E">
            <w:pPr>
              <w:pStyle w:val="TableParagraph"/>
              <w:rPr>
                <w:rFonts w:ascii="Calibri" w:eastAsia="Calibri" w:hAnsi="Calibri" w:cs="Calibri"/>
                <w:sz w:val="14"/>
                <w:szCs w:val="14"/>
                <w:lang w:val="es-AR"/>
              </w:rPr>
            </w:pPr>
          </w:p>
          <w:p w14:paraId="1C368AE5" w14:textId="77777777" w:rsidR="003E2A50" w:rsidRPr="00D013F2" w:rsidRDefault="003E2A50" w:rsidP="00B81C7E">
            <w:pPr>
              <w:pStyle w:val="TableParagraph"/>
              <w:rPr>
                <w:rFonts w:ascii="Calibri" w:eastAsia="Calibri" w:hAnsi="Calibri" w:cs="Calibri"/>
                <w:sz w:val="14"/>
                <w:szCs w:val="14"/>
                <w:lang w:val="es-AR"/>
              </w:rPr>
            </w:pPr>
          </w:p>
          <w:p w14:paraId="737B32A7" w14:textId="77777777" w:rsidR="003E2A50" w:rsidRPr="00D013F2" w:rsidRDefault="003E2A50" w:rsidP="00B81C7E">
            <w:pPr>
              <w:pStyle w:val="TableParagraph"/>
              <w:spacing w:before="2"/>
              <w:rPr>
                <w:rFonts w:ascii="Calibri" w:eastAsia="Calibri" w:hAnsi="Calibri" w:cs="Calibri"/>
                <w:sz w:val="12"/>
                <w:szCs w:val="12"/>
                <w:lang w:val="es-AR"/>
              </w:rPr>
            </w:pPr>
          </w:p>
          <w:p w14:paraId="58532B1A" w14:textId="77777777" w:rsidR="003E2A50" w:rsidRDefault="003E2A50" w:rsidP="00B81C7E">
            <w:pPr>
              <w:pStyle w:val="TableParagraph"/>
              <w:ind w:left="50"/>
              <w:rPr>
                <w:rFonts w:ascii="Calibri" w:eastAsia="Calibri" w:hAnsi="Calibri" w:cs="Calibri"/>
                <w:sz w:val="15"/>
                <w:szCs w:val="15"/>
              </w:rPr>
            </w:pPr>
            <w:r>
              <w:rPr>
                <w:rFonts w:ascii="Calibri" w:hAnsi="Calibri"/>
                <w:b/>
                <w:spacing w:val="-1"/>
                <w:sz w:val="15"/>
              </w:rPr>
              <w:t>Ítem</w:t>
            </w:r>
          </w:p>
        </w:tc>
        <w:tc>
          <w:tcPr>
            <w:tcW w:w="1468" w:type="dxa"/>
            <w:tcBorders>
              <w:top w:val="single" w:sz="4" w:space="0" w:color="000000"/>
              <w:left w:val="single" w:sz="4" w:space="0" w:color="000000"/>
              <w:bottom w:val="single" w:sz="4" w:space="0" w:color="000000"/>
              <w:right w:val="single" w:sz="4" w:space="0" w:color="000000"/>
            </w:tcBorders>
            <w:shd w:val="clear" w:color="auto" w:fill="F1F1F1"/>
          </w:tcPr>
          <w:p w14:paraId="09A956CC" w14:textId="77777777" w:rsidR="003E2A50" w:rsidRDefault="003E2A50" w:rsidP="00B81C7E">
            <w:pPr>
              <w:pStyle w:val="TableParagraph"/>
              <w:rPr>
                <w:rFonts w:ascii="Calibri" w:eastAsia="Calibri" w:hAnsi="Calibri" w:cs="Calibri"/>
                <w:sz w:val="14"/>
                <w:szCs w:val="14"/>
              </w:rPr>
            </w:pPr>
          </w:p>
          <w:p w14:paraId="40737520" w14:textId="77777777" w:rsidR="003E2A50" w:rsidRDefault="003E2A50" w:rsidP="00B81C7E">
            <w:pPr>
              <w:pStyle w:val="TableParagraph"/>
              <w:rPr>
                <w:rFonts w:ascii="Calibri" w:eastAsia="Calibri" w:hAnsi="Calibri" w:cs="Calibri"/>
                <w:sz w:val="14"/>
                <w:szCs w:val="14"/>
              </w:rPr>
            </w:pPr>
          </w:p>
          <w:p w14:paraId="28611C20" w14:textId="77777777" w:rsidR="003E2A50" w:rsidRDefault="003E2A50" w:rsidP="00B81C7E">
            <w:pPr>
              <w:pStyle w:val="TableParagraph"/>
              <w:rPr>
                <w:rFonts w:ascii="Calibri" w:eastAsia="Calibri" w:hAnsi="Calibri" w:cs="Calibri"/>
                <w:sz w:val="14"/>
                <w:szCs w:val="14"/>
              </w:rPr>
            </w:pPr>
          </w:p>
          <w:p w14:paraId="3080C6C0" w14:textId="77777777" w:rsidR="003E2A50" w:rsidRDefault="003E2A50" w:rsidP="00B81C7E">
            <w:pPr>
              <w:pStyle w:val="TableParagraph"/>
              <w:rPr>
                <w:rFonts w:ascii="Calibri" w:eastAsia="Calibri" w:hAnsi="Calibri" w:cs="Calibri"/>
                <w:sz w:val="14"/>
                <w:szCs w:val="14"/>
              </w:rPr>
            </w:pPr>
          </w:p>
          <w:p w14:paraId="57558665" w14:textId="77777777" w:rsidR="003E2A50" w:rsidRDefault="003E2A50" w:rsidP="00B81C7E">
            <w:pPr>
              <w:pStyle w:val="TableParagraph"/>
              <w:rPr>
                <w:rFonts w:ascii="Calibri" w:eastAsia="Calibri" w:hAnsi="Calibri" w:cs="Calibri"/>
                <w:sz w:val="14"/>
                <w:szCs w:val="14"/>
              </w:rPr>
            </w:pPr>
          </w:p>
          <w:p w14:paraId="0711B7F2" w14:textId="77777777" w:rsidR="003E2A50" w:rsidRDefault="003E2A50" w:rsidP="00B81C7E">
            <w:pPr>
              <w:pStyle w:val="TableParagraph"/>
              <w:spacing w:before="2"/>
              <w:rPr>
                <w:rFonts w:ascii="Calibri" w:eastAsia="Calibri" w:hAnsi="Calibri" w:cs="Calibri"/>
                <w:sz w:val="12"/>
                <w:szCs w:val="12"/>
              </w:rPr>
            </w:pPr>
          </w:p>
          <w:p w14:paraId="4DCA7DEE" w14:textId="77777777" w:rsidR="003E2A50" w:rsidRDefault="003E2A50" w:rsidP="00B81C7E">
            <w:pPr>
              <w:pStyle w:val="TableParagraph"/>
              <w:ind w:left="363"/>
              <w:rPr>
                <w:rFonts w:ascii="Calibri" w:eastAsia="Calibri" w:hAnsi="Calibri" w:cs="Calibri"/>
                <w:sz w:val="15"/>
                <w:szCs w:val="15"/>
              </w:rPr>
            </w:pPr>
            <w:r>
              <w:rPr>
                <w:rFonts w:ascii="Calibri" w:hAnsi="Calibri"/>
                <w:b/>
                <w:spacing w:val="-1"/>
                <w:sz w:val="15"/>
              </w:rPr>
              <w:t>Descripción</w:t>
            </w:r>
          </w:p>
        </w:tc>
        <w:tc>
          <w:tcPr>
            <w:tcW w:w="800" w:type="dxa"/>
            <w:tcBorders>
              <w:top w:val="single" w:sz="4" w:space="0" w:color="000000"/>
              <w:left w:val="single" w:sz="4" w:space="0" w:color="000000"/>
              <w:bottom w:val="single" w:sz="4" w:space="0" w:color="000000"/>
              <w:right w:val="single" w:sz="4" w:space="0" w:color="000000"/>
            </w:tcBorders>
            <w:shd w:val="clear" w:color="auto" w:fill="F1F1F1"/>
          </w:tcPr>
          <w:p w14:paraId="6C4DE415" w14:textId="77777777" w:rsidR="003E2A50" w:rsidRDefault="003E2A50" w:rsidP="00B81C7E">
            <w:pPr>
              <w:pStyle w:val="TableParagraph"/>
              <w:rPr>
                <w:rFonts w:ascii="Calibri" w:eastAsia="Calibri" w:hAnsi="Calibri" w:cs="Calibri"/>
                <w:sz w:val="14"/>
                <w:szCs w:val="14"/>
              </w:rPr>
            </w:pPr>
          </w:p>
          <w:p w14:paraId="0333E48E" w14:textId="77777777" w:rsidR="003E2A50" w:rsidRDefault="003E2A50" w:rsidP="00B81C7E">
            <w:pPr>
              <w:pStyle w:val="TableParagraph"/>
              <w:rPr>
                <w:rFonts w:ascii="Calibri" w:eastAsia="Calibri" w:hAnsi="Calibri" w:cs="Calibri"/>
                <w:sz w:val="14"/>
                <w:szCs w:val="14"/>
              </w:rPr>
            </w:pPr>
          </w:p>
          <w:p w14:paraId="78D3D6DA" w14:textId="77777777" w:rsidR="003E2A50" w:rsidRDefault="003E2A50" w:rsidP="00B81C7E">
            <w:pPr>
              <w:pStyle w:val="TableParagraph"/>
              <w:rPr>
                <w:rFonts w:ascii="Calibri" w:eastAsia="Calibri" w:hAnsi="Calibri" w:cs="Calibri"/>
                <w:sz w:val="14"/>
                <w:szCs w:val="14"/>
              </w:rPr>
            </w:pPr>
          </w:p>
          <w:p w14:paraId="71E65D09" w14:textId="77777777" w:rsidR="003E2A50" w:rsidRDefault="003E2A50" w:rsidP="00B81C7E">
            <w:pPr>
              <w:pStyle w:val="TableParagraph"/>
              <w:rPr>
                <w:rFonts w:ascii="Calibri" w:eastAsia="Calibri" w:hAnsi="Calibri" w:cs="Calibri"/>
                <w:sz w:val="14"/>
                <w:szCs w:val="14"/>
              </w:rPr>
            </w:pPr>
          </w:p>
          <w:p w14:paraId="2D8C0C25" w14:textId="77777777" w:rsidR="003E2A50" w:rsidRDefault="003E2A50" w:rsidP="00B81C7E">
            <w:pPr>
              <w:pStyle w:val="TableParagraph"/>
              <w:spacing w:before="2"/>
              <w:rPr>
                <w:rFonts w:ascii="Calibri" w:eastAsia="Calibri" w:hAnsi="Calibri" w:cs="Calibri"/>
                <w:sz w:val="11"/>
                <w:szCs w:val="11"/>
              </w:rPr>
            </w:pPr>
          </w:p>
          <w:p w14:paraId="70BAB43E" w14:textId="77777777" w:rsidR="003E2A50" w:rsidRDefault="003E2A50" w:rsidP="00B81C7E">
            <w:pPr>
              <w:pStyle w:val="TableParagraph"/>
              <w:ind w:left="140" w:right="104" w:hanging="38"/>
              <w:jc w:val="both"/>
              <w:rPr>
                <w:rFonts w:ascii="Calibri" w:eastAsia="Calibri" w:hAnsi="Calibri" w:cs="Calibri"/>
                <w:sz w:val="15"/>
                <w:szCs w:val="15"/>
              </w:rPr>
            </w:pPr>
            <w:r>
              <w:rPr>
                <w:rFonts w:ascii="Calibri"/>
                <w:b/>
                <w:spacing w:val="-1"/>
                <w:sz w:val="15"/>
              </w:rPr>
              <w:t>Exigencia</w:t>
            </w:r>
            <w:r>
              <w:rPr>
                <w:rFonts w:ascii="Calibri"/>
                <w:b/>
                <w:spacing w:val="24"/>
                <w:w w:val="99"/>
                <w:sz w:val="15"/>
              </w:rPr>
              <w:t xml:space="preserve"> </w:t>
            </w:r>
            <w:r>
              <w:rPr>
                <w:rFonts w:ascii="Calibri"/>
                <w:b/>
                <w:spacing w:val="-1"/>
                <w:sz w:val="15"/>
              </w:rPr>
              <w:t>Total</w:t>
            </w:r>
            <w:r>
              <w:rPr>
                <w:rFonts w:ascii="Calibri"/>
                <w:b/>
                <w:spacing w:val="-2"/>
                <w:sz w:val="15"/>
              </w:rPr>
              <w:t xml:space="preserve"> </w:t>
            </w:r>
            <w:r>
              <w:rPr>
                <w:rFonts w:ascii="Calibri"/>
                <w:b/>
                <w:spacing w:val="-1"/>
                <w:sz w:val="15"/>
              </w:rPr>
              <w:t>de</w:t>
            </w:r>
            <w:r>
              <w:rPr>
                <w:rFonts w:ascii="Calibri"/>
                <w:b/>
                <w:spacing w:val="21"/>
                <w:sz w:val="15"/>
              </w:rPr>
              <w:t xml:space="preserve"> </w:t>
            </w:r>
            <w:r>
              <w:rPr>
                <w:rFonts w:ascii="Calibri"/>
                <w:b/>
                <w:spacing w:val="-1"/>
                <w:sz w:val="15"/>
              </w:rPr>
              <w:t>Equipos</w:t>
            </w:r>
          </w:p>
        </w:tc>
        <w:tc>
          <w:tcPr>
            <w:tcW w:w="1466" w:type="dxa"/>
            <w:tcBorders>
              <w:top w:val="single" w:sz="4" w:space="0" w:color="000000"/>
              <w:left w:val="single" w:sz="4" w:space="0" w:color="000000"/>
              <w:bottom w:val="single" w:sz="4" w:space="0" w:color="000000"/>
              <w:right w:val="single" w:sz="4" w:space="0" w:color="000000"/>
            </w:tcBorders>
            <w:shd w:val="clear" w:color="auto" w:fill="F1F1F1"/>
          </w:tcPr>
          <w:p w14:paraId="45A18F55" w14:textId="77777777" w:rsidR="003E2A50" w:rsidRPr="00D013F2" w:rsidRDefault="003E2A50" w:rsidP="00B81C7E">
            <w:pPr>
              <w:pStyle w:val="TableParagraph"/>
              <w:spacing w:before="84"/>
              <w:ind w:left="67" w:right="67" w:hanging="4"/>
              <w:jc w:val="center"/>
              <w:rPr>
                <w:rFonts w:ascii="Calibri" w:eastAsia="Calibri" w:hAnsi="Calibri" w:cs="Calibri"/>
                <w:sz w:val="15"/>
                <w:szCs w:val="15"/>
                <w:lang w:val="es-AR"/>
              </w:rPr>
            </w:pPr>
            <w:r w:rsidRPr="00D013F2">
              <w:rPr>
                <w:rFonts w:ascii="Calibri" w:hAnsi="Calibri"/>
                <w:b/>
                <w:spacing w:val="-1"/>
                <w:sz w:val="15"/>
                <w:lang w:val="es-AR"/>
              </w:rPr>
              <w:t>Exigencia</w:t>
            </w:r>
            <w:r w:rsidRPr="00D013F2">
              <w:rPr>
                <w:rFonts w:ascii="Calibri" w:hAnsi="Calibri"/>
                <w:b/>
                <w:spacing w:val="-4"/>
                <w:sz w:val="15"/>
                <w:lang w:val="es-AR"/>
              </w:rPr>
              <w:t xml:space="preserve"> </w:t>
            </w:r>
            <w:r w:rsidRPr="00D013F2">
              <w:rPr>
                <w:rFonts w:ascii="Calibri" w:hAnsi="Calibri"/>
                <w:b/>
                <w:spacing w:val="-1"/>
                <w:sz w:val="15"/>
                <w:lang w:val="es-AR"/>
              </w:rPr>
              <w:t>de</w:t>
            </w:r>
            <w:r w:rsidRPr="00D013F2">
              <w:rPr>
                <w:rFonts w:ascii="Calibri" w:hAnsi="Calibri"/>
                <w:b/>
                <w:spacing w:val="-4"/>
                <w:sz w:val="15"/>
                <w:lang w:val="es-AR"/>
              </w:rPr>
              <w:t xml:space="preserve"> </w:t>
            </w:r>
            <w:r w:rsidRPr="00D013F2">
              <w:rPr>
                <w:rFonts w:ascii="Calibri" w:hAnsi="Calibri"/>
                <w:b/>
                <w:spacing w:val="-1"/>
                <w:sz w:val="15"/>
                <w:lang w:val="es-AR"/>
              </w:rPr>
              <w:t>equipos</w:t>
            </w:r>
            <w:r w:rsidRPr="00D013F2">
              <w:rPr>
                <w:rFonts w:ascii="Calibri" w:hAnsi="Calibri"/>
                <w:b/>
                <w:spacing w:val="25"/>
                <w:w w:val="99"/>
                <w:sz w:val="15"/>
                <w:lang w:val="es-AR"/>
              </w:rPr>
              <w:t xml:space="preserve"> </w:t>
            </w:r>
            <w:r w:rsidRPr="00D013F2">
              <w:rPr>
                <w:rFonts w:ascii="Calibri" w:hAnsi="Calibri"/>
                <w:b/>
                <w:spacing w:val="-1"/>
                <w:sz w:val="15"/>
                <w:lang w:val="es-AR"/>
              </w:rPr>
              <w:t>propios</w:t>
            </w:r>
            <w:r w:rsidRPr="00D013F2">
              <w:rPr>
                <w:rFonts w:ascii="Calibri" w:hAnsi="Calibri"/>
                <w:b/>
                <w:spacing w:val="-5"/>
                <w:sz w:val="15"/>
                <w:lang w:val="es-AR"/>
              </w:rPr>
              <w:t xml:space="preserve"> </w:t>
            </w:r>
            <w:r w:rsidRPr="00D013F2">
              <w:rPr>
                <w:rFonts w:ascii="Calibri" w:hAnsi="Calibri"/>
                <w:b/>
                <w:spacing w:val="-1"/>
                <w:sz w:val="15"/>
                <w:lang w:val="es-AR"/>
              </w:rPr>
              <w:t>para</w:t>
            </w:r>
            <w:r w:rsidRPr="00D013F2">
              <w:rPr>
                <w:rFonts w:ascii="Calibri" w:hAnsi="Calibri"/>
                <w:b/>
                <w:spacing w:val="-2"/>
                <w:sz w:val="15"/>
                <w:lang w:val="es-AR"/>
              </w:rPr>
              <w:t xml:space="preserve"> </w:t>
            </w:r>
            <w:r w:rsidRPr="00D013F2">
              <w:rPr>
                <w:rFonts w:ascii="Calibri" w:hAnsi="Calibri"/>
                <w:b/>
                <w:sz w:val="15"/>
                <w:lang w:val="es-AR"/>
              </w:rPr>
              <w:t>la</w:t>
            </w:r>
            <w:r w:rsidRPr="00D013F2">
              <w:rPr>
                <w:rFonts w:ascii="Calibri" w:hAnsi="Calibri"/>
                <w:b/>
                <w:spacing w:val="-4"/>
                <w:sz w:val="15"/>
                <w:lang w:val="es-AR"/>
              </w:rPr>
              <w:t xml:space="preserve"> </w:t>
            </w:r>
            <w:r w:rsidRPr="00D013F2">
              <w:rPr>
                <w:rFonts w:ascii="Calibri" w:hAnsi="Calibri"/>
                <w:b/>
                <w:sz w:val="15"/>
                <w:lang w:val="es-AR"/>
              </w:rPr>
              <w:t>Obra,</w:t>
            </w:r>
            <w:r w:rsidRPr="00D013F2">
              <w:rPr>
                <w:rFonts w:ascii="Calibri" w:hAnsi="Calibri"/>
                <w:b/>
                <w:spacing w:val="26"/>
                <w:w w:val="99"/>
                <w:sz w:val="15"/>
                <w:lang w:val="es-AR"/>
              </w:rPr>
              <w:t xml:space="preserve"> </w:t>
            </w:r>
            <w:r w:rsidRPr="00D013F2">
              <w:rPr>
                <w:rFonts w:ascii="Calibri" w:hAnsi="Calibri"/>
                <w:b/>
                <w:spacing w:val="-1"/>
                <w:sz w:val="15"/>
                <w:lang w:val="es-AR"/>
              </w:rPr>
              <w:t>Demostrar</w:t>
            </w:r>
            <w:r w:rsidRPr="00D013F2">
              <w:rPr>
                <w:rFonts w:ascii="Calibri" w:hAnsi="Calibri"/>
                <w:b/>
                <w:spacing w:val="24"/>
                <w:sz w:val="15"/>
                <w:lang w:val="es-AR"/>
              </w:rPr>
              <w:t xml:space="preserve"> </w:t>
            </w:r>
            <w:r w:rsidRPr="00D013F2">
              <w:rPr>
                <w:rFonts w:ascii="Calibri" w:hAnsi="Calibri"/>
                <w:b/>
                <w:sz w:val="15"/>
                <w:lang w:val="es-AR"/>
              </w:rPr>
              <w:t>Titularidad</w:t>
            </w:r>
            <w:r w:rsidRPr="00D013F2">
              <w:rPr>
                <w:rFonts w:ascii="Calibri" w:hAnsi="Calibri"/>
                <w:b/>
                <w:spacing w:val="-12"/>
                <w:sz w:val="15"/>
                <w:lang w:val="es-AR"/>
              </w:rPr>
              <w:t xml:space="preserve"> </w:t>
            </w:r>
            <w:r w:rsidRPr="00D013F2">
              <w:rPr>
                <w:rFonts w:ascii="Calibri" w:hAnsi="Calibri"/>
                <w:b/>
                <w:spacing w:val="-1"/>
                <w:sz w:val="15"/>
                <w:lang w:val="es-AR"/>
              </w:rPr>
              <w:t>mediante</w:t>
            </w:r>
            <w:r w:rsidRPr="00D013F2">
              <w:rPr>
                <w:rFonts w:ascii="Calibri" w:hAnsi="Calibri"/>
                <w:b/>
                <w:spacing w:val="27"/>
                <w:sz w:val="15"/>
                <w:lang w:val="es-AR"/>
              </w:rPr>
              <w:t xml:space="preserve"> </w:t>
            </w:r>
            <w:r w:rsidRPr="00D013F2">
              <w:rPr>
                <w:rFonts w:ascii="Calibri" w:hAnsi="Calibri"/>
                <w:b/>
                <w:spacing w:val="-1"/>
                <w:sz w:val="15"/>
                <w:lang w:val="es-AR"/>
              </w:rPr>
              <w:t>Inscripción</w:t>
            </w:r>
            <w:r w:rsidRPr="00D013F2">
              <w:rPr>
                <w:rFonts w:ascii="Calibri" w:hAnsi="Calibri"/>
                <w:b/>
                <w:spacing w:val="-4"/>
                <w:sz w:val="15"/>
                <w:lang w:val="es-AR"/>
              </w:rPr>
              <w:t xml:space="preserve"> </w:t>
            </w:r>
            <w:r w:rsidRPr="00D013F2">
              <w:rPr>
                <w:rFonts w:ascii="Calibri" w:hAnsi="Calibri"/>
                <w:b/>
                <w:spacing w:val="-1"/>
                <w:sz w:val="15"/>
                <w:lang w:val="es-AR"/>
              </w:rPr>
              <w:t>en</w:t>
            </w:r>
            <w:r w:rsidRPr="00D013F2">
              <w:rPr>
                <w:rFonts w:ascii="Calibri" w:hAnsi="Calibri"/>
                <w:b/>
                <w:spacing w:val="-4"/>
                <w:sz w:val="15"/>
                <w:lang w:val="es-AR"/>
              </w:rPr>
              <w:t xml:space="preserve"> </w:t>
            </w:r>
            <w:r w:rsidRPr="00D013F2">
              <w:rPr>
                <w:rFonts w:ascii="Calibri" w:hAnsi="Calibri"/>
                <w:b/>
                <w:spacing w:val="-1"/>
                <w:sz w:val="15"/>
                <w:lang w:val="es-AR"/>
              </w:rPr>
              <w:t>el</w:t>
            </w:r>
            <w:r w:rsidRPr="00D013F2">
              <w:rPr>
                <w:rFonts w:ascii="Calibri" w:hAnsi="Calibri"/>
                <w:b/>
                <w:spacing w:val="27"/>
                <w:sz w:val="15"/>
                <w:lang w:val="es-AR"/>
              </w:rPr>
              <w:t xml:space="preserve"> </w:t>
            </w:r>
            <w:r w:rsidRPr="00D013F2">
              <w:rPr>
                <w:rFonts w:ascii="Calibri" w:hAnsi="Calibri"/>
                <w:b/>
                <w:spacing w:val="-1"/>
                <w:sz w:val="15"/>
                <w:lang w:val="es-AR"/>
              </w:rPr>
              <w:t>Registro,</w:t>
            </w:r>
            <w:r w:rsidRPr="00D013F2">
              <w:rPr>
                <w:rFonts w:ascii="Calibri" w:hAnsi="Calibri"/>
                <w:b/>
                <w:spacing w:val="-9"/>
                <w:sz w:val="15"/>
                <w:lang w:val="es-AR"/>
              </w:rPr>
              <w:t xml:space="preserve"> </w:t>
            </w:r>
            <w:r w:rsidRPr="00D013F2">
              <w:rPr>
                <w:rFonts w:ascii="Calibri" w:hAnsi="Calibri"/>
                <w:b/>
                <w:sz w:val="15"/>
                <w:lang w:val="es-AR"/>
              </w:rPr>
              <w:t>pudiendo</w:t>
            </w:r>
            <w:r w:rsidRPr="00D013F2">
              <w:rPr>
                <w:rFonts w:ascii="Calibri" w:hAnsi="Calibri"/>
                <w:b/>
                <w:spacing w:val="26"/>
                <w:w w:val="99"/>
                <w:sz w:val="15"/>
                <w:lang w:val="es-AR"/>
              </w:rPr>
              <w:t xml:space="preserve"> </w:t>
            </w:r>
            <w:r w:rsidRPr="00D013F2">
              <w:rPr>
                <w:rFonts w:ascii="Calibri" w:hAnsi="Calibri"/>
                <w:b/>
                <w:sz w:val="15"/>
                <w:lang w:val="es-AR"/>
              </w:rPr>
              <w:t>ser</w:t>
            </w:r>
            <w:r w:rsidRPr="00D013F2">
              <w:rPr>
                <w:rFonts w:ascii="Calibri" w:hAnsi="Calibri"/>
                <w:b/>
                <w:spacing w:val="-6"/>
                <w:sz w:val="15"/>
                <w:lang w:val="es-AR"/>
              </w:rPr>
              <w:t xml:space="preserve"> </w:t>
            </w:r>
            <w:r w:rsidRPr="00D013F2">
              <w:rPr>
                <w:rFonts w:ascii="Calibri" w:hAnsi="Calibri"/>
                <w:b/>
                <w:sz w:val="15"/>
                <w:lang w:val="es-AR"/>
              </w:rPr>
              <w:t>acreditado</w:t>
            </w:r>
            <w:r w:rsidRPr="00D013F2">
              <w:rPr>
                <w:rFonts w:ascii="Calibri" w:hAnsi="Calibri"/>
                <w:b/>
                <w:w w:val="99"/>
                <w:sz w:val="15"/>
                <w:lang w:val="es-AR"/>
              </w:rPr>
              <w:t xml:space="preserve"> </w:t>
            </w:r>
            <w:r w:rsidRPr="00D013F2">
              <w:rPr>
                <w:rFonts w:ascii="Calibri" w:hAnsi="Calibri"/>
                <w:b/>
                <w:spacing w:val="-1"/>
                <w:sz w:val="15"/>
                <w:lang w:val="es-AR"/>
              </w:rPr>
              <w:t>también</w:t>
            </w:r>
            <w:r w:rsidRPr="00D013F2">
              <w:rPr>
                <w:rFonts w:ascii="Calibri" w:hAnsi="Calibri"/>
                <w:b/>
                <w:spacing w:val="-5"/>
                <w:sz w:val="15"/>
                <w:lang w:val="es-AR"/>
              </w:rPr>
              <w:t xml:space="preserve"> </w:t>
            </w:r>
            <w:r w:rsidRPr="00D013F2">
              <w:rPr>
                <w:rFonts w:ascii="Calibri" w:hAnsi="Calibri"/>
                <w:b/>
                <w:sz w:val="15"/>
                <w:lang w:val="es-AR"/>
              </w:rPr>
              <w:t>por</w:t>
            </w:r>
            <w:r w:rsidRPr="00D013F2">
              <w:rPr>
                <w:rFonts w:ascii="Calibri" w:hAnsi="Calibri"/>
                <w:b/>
                <w:spacing w:val="-4"/>
                <w:sz w:val="15"/>
                <w:lang w:val="es-AR"/>
              </w:rPr>
              <w:t xml:space="preserve"> </w:t>
            </w:r>
            <w:r w:rsidRPr="00D013F2">
              <w:rPr>
                <w:rFonts w:ascii="Calibri" w:hAnsi="Calibri"/>
                <w:b/>
                <w:sz w:val="15"/>
                <w:lang w:val="es-AR"/>
              </w:rPr>
              <w:t>la</w:t>
            </w:r>
            <w:r w:rsidRPr="00D013F2">
              <w:rPr>
                <w:rFonts w:ascii="Calibri" w:hAnsi="Calibri"/>
                <w:b/>
                <w:spacing w:val="25"/>
                <w:w w:val="99"/>
                <w:sz w:val="15"/>
                <w:lang w:val="es-AR"/>
              </w:rPr>
              <w:t xml:space="preserve"> </w:t>
            </w:r>
            <w:r w:rsidRPr="00D013F2">
              <w:rPr>
                <w:rFonts w:ascii="Calibri" w:hAnsi="Calibri"/>
                <w:b/>
                <w:spacing w:val="-1"/>
                <w:sz w:val="15"/>
                <w:lang w:val="es-AR"/>
              </w:rPr>
              <w:t>constancia</w:t>
            </w:r>
            <w:r w:rsidRPr="00D013F2">
              <w:rPr>
                <w:rFonts w:ascii="Calibri" w:hAnsi="Calibri"/>
                <w:b/>
                <w:spacing w:val="-8"/>
                <w:sz w:val="15"/>
                <w:lang w:val="es-AR"/>
              </w:rPr>
              <w:t xml:space="preserve"> </w:t>
            </w:r>
            <w:r w:rsidRPr="00D013F2">
              <w:rPr>
                <w:rFonts w:ascii="Calibri" w:hAnsi="Calibri"/>
                <w:b/>
                <w:sz w:val="15"/>
                <w:lang w:val="es-AR"/>
              </w:rPr>
              <w:t>oficial</w:t>
            </w:r>
            <w:r w:rsidRPr="00D013F2">
              <w:rPr>
                <w:rFonts w:ascii="Calibri" w:hAnsi="Calibri"/>
                <w:b/>
                <w:spacing w:val="25"/>
                <w:w w:val="99"/>
                <w:sz w:val="15"/>
                <w:lang w:val="es-AR"/>
              </w:rPr>
              <w:t xml:space="preserve"> </w:t>
            </w:r>
            <w:r w:rsidRPr="00D013F2">
              <w:rPr>
                <w:rFonts w:ascii="Calibri" w:hAnsi="Calibri"/>
                <w:b/>
                <w:sz w:val="15"/>
                <w:lang w:val="es-AR"/>
              </w:rPr>
              <w:t>digital</w:t>
            </w:r>
            <w:r w:rsidRPr="00D013F2">
              <w:rPr>
                <w:rFonts w:ascii="Calibri" w:hAnsi="Calibri"/>
                <w:b/>
                <w:spacing w:val="-5"/>
                <w:sz w:val="15"/>
                <w:lang w:val="es-AR"/>
              </w:rPr>
              <w:t xml:space="preserve"> </w:t>
            </w:r>
            <w:r w:rsidRPr="00D013F2">
              <w:rPr>
                <w:rFonts w:ascii="Calibri" w:hAnsi="Calibri"/>
                <w:b/>
                <w:spacing w:val="-1"/>
                <w:sz w:val="15"/>
                <w:lang w:val="es-AR"/>
              </w:rPr>
              <w:t>emitida</w:t>
            </w:r>
            <w:r w:rsidRPr="00D013F2">
              <w:rPr>
                <w:rFonts w:ascii="Calibri" w:hAnsi="Calibri"/>
                <w:b/>
                <w:spacing w:val="-4"/>
                <w:sz w:val="15"/>
                <w:lang w:val="es-AR"/>
              </w:rPr>
              <w:t xml:space="preserve"> </w:t>
            </w:r>
            <w:r w:rsidRPr="00D013F2">
              <w:rPr>
                <w:rFonts w:ascii="Calibri" w:hAnsi="Calibri"/>
                <w:b/>
                <w:spacing w:val="-1"/>
                <w:sz w:val="15"/>
                <w:lang w:val="es-AR"/>
              </w:rPr>
              <w:t>por</w:t>
            </w:r>
            <w:r w:rsidRPr="00D013F2">
              <w:rPr>
                <w:rFonts w:ascii="Calibri" w:hAnsi="Calibri"/>
                <w:b/>
                <w:spacing w:val="28"/>
                <w:sz w:val="15"/>
                <w:lang w:val="es-AR"/>
              </w:rPr>
              <w:t xml:space="preserve"> </w:t>
            </w:r>
            <w:r w:rsidRPr="00D013F2">
              <w:rPr>
                <w:rFonts w:ascii="Calibri" w:hAnsi="Calibri"/>
                <w:b/>
                <w:spacing w:val="-1"/>
                <w:sz w:val="15"/>
                <w:lang w:val="es-AR"/>
              </w:rPr>
              <w:t>dicho</w:t>
            </w:r>
            <w:r w:rsidRPr="00D013F2">
              <w:rPr>
                <w:rFonts w:ascii="Calibri" w:hAnsi="Calibri"/>
                <w:b/>
                <w:spacing w:val="-4"/>
                <w:sz w:val="15"/>
                <w:lang w:val="es-AR"/>
              </w:rPr>
              <w:t xml:space="preserve"> </w:t>
            </w:r>
            <w:r w:rsidRPr="00D013F2">
              <w:rPr>
                <w:rFonts w:ascii="Calibri" w:hAnsi="Calibri"/>
                <w:b/>
                <w:spacing w:val="-1"/>
                <w:sz w:val="15"/>
                <w:lang w:val="es-AR"/>
              </w:rPr>
              <w:t>Registro</w:t>
            </w:r>
          </w:p>
        </w:tc>
        <w:tc>
          <w:tcPr>
            <w:tcW w:w="934" w:type="dxa"/>
            <w:tcBorders>
              <w:top w:val="single" w:sz="4" w:space="0" w:color="000000"/>
              <w:left w:val="single" w:sz="4" w:space="0" w:color="000000"/>
              <w:bottom w:val="single" w:sz="4" w:space="0" w:color="000000"/>
              <w:right w:val="single" w:sz="5" w:space="0" w:color="000000"/>
            </w:tcBorders>
            <w:shd w:val="clear" w:color="auto" w:fill="F1F1F1"/>
          </w:tcPr>
          <w:p w14:paraId="62047D6E" w14:textId="77777777" w:rsidR="003E2A50" w:rsidRPr="00D013F2" w:rsidRDefault="003E2A50" w:rsidP="00B81C7E">
            <w:pPr>
              <w:pStyle w:val="TableParagraph"/>
              <w:rPr>
                <w:rFonts w:ascii="Calibri" w:eastAsia="Calibri" w:hAnsi="Calibri" w:cs="Calibri"/>
                <w:sz w:val="14"/>
                <w:szCs w:val="14"/>
                <w:lang w:val="es-AR"/>
              </w:rPr>
            </w:pPr>
          </w:p>
          <w:p w14:paraId="614CBEB9" w14:textId="77777777" w:rsidR="003E2A50" w:rsidRPr="00D013F2" w:rsidRDefault="003E2A50" w:rsidP="00B81C7E">
            <w:pPr>
              <w:pStyle w:val="TableParagraph"/>
              <w:spacing w:before="98"/>
              <w:ind w:left="74" w:right="73" w:hanging="2"/>
              <w:jc w:val="center"/>
              <w:rPr>
                <w:rFonts w:ascii="Calibri" w:eastAsia="Calibri" w:hAnsi="Calibri" w:cs="Calibri"/>
                <w:sz w:val="15"/>
                <w:szCs w:val="15"/>
                <w:lang w:val="es-AR"/>
              </w:rPr>
            </w:pPr>
            <w:r w:rsidRPr="00D013F2">
              <w:rPr>
                <w:rFonts w:ascii="Calibri" w:hAnsi="Calibri"/>
                <w:b/>
                <w:sz w:val="15"/>
                <w:lang w:val="es-AR"/>
              </w:rPr>
              <w:t>Posibilidad</w:t>
            </w:r>
            <w:r w:rsidRPr="00D013F2">
              <w:rPr>
                <w:rFonts w:ascii="Calibri" w:hAnsi="Calibri"/>
                <w:b/>
                <w:w w:val="99"/>
                <w:sz w:val="15"/>
                <w:lang w:val="es-AR"/>
              </w:rPr>
              <w:t xml:space="preserve"> </w:t>
            </w:r>
            <w:r w:rsidRPr="00D013F2">
              <w:rPr>
                <w:rFonts w:ascii="Calibri" w:hAnsi="Calibri"/>
                <w:b/>
                <w:spacing w:val="-1"/>
                <w:sz w:val="15"/>
                <w:lang w:val="es-AR"/>
              </w:rPr>
              <w:t>de</w:t>
            </w:r>
            <w:r w:rsidRPr="00D013F2">
              <w:rPr>
                <w:rFonts w:ascii="Calibri" w:hAnsi="Calibri"/>
                <w:b/>
                <w:spacing w:val="-5"/>
                <w:sz w:val="15"/>
                <w:lang w:val="es-AR"/>
              </w:rPr>
              <w:t xml:space="preserve"> </w:t>
            </w:r>
            <w:r w:rsidRPr="00D013F2">
              <w:rPr>
                <w:rFonts w:ascii="Calibri" w:hAnsi="Calibri"/>
                <w:b/>
                <w:sz w:val="15"/>
                <w:lang w:val="es-AR"/>
              </w:rPr>
              <w:t>equipos</w:t>
            </w:r>
            <w:r w:rsidRPr="00D013F2">
              <w:rPr>
                <w:rFonts w:ascii="Calibri" w:hAnsi="Calibri"/>
                <w:b/>
                <w:spacing w:val="22"/>
                <w:w w:val="99"/>
                <w:sz w:val="15"/>
                <w:lang w:val="es-AR"/>
              </w:rPr>
              <w:t xml:space="preserve"> </w:t>
            </w:r>
            <w:r w:rsidRPr="00D013F2">
              <w:rPr>
                <w:rFonts w:ascii="Calibri" w:hAnsi="Calibri"/>
                <w:b/>
                <w:sz w:val="15"/>
                <w:lang w:val="es-AR"/>
              </w:rPr>
              <w:t>alquilados,</w:t>
            </w:r>
            <w:r w:rsidRPr="00D013F2">
              <w:rPr>
                <w:rFonts w:ascii="Calibri" w:hAnsi="Calibri"/>
                <w:b/>
                <w:w w:val="99"/>
                <w:sz w:val="15"/>
                <w:lang w:val="es-AR"/>
              </w:rPr>
              <w:t xml:space="preserve"> </w:t>
            </w:r>
            <w:r w:rsidRPr="00D013F2">
              <w:rPr>
                <w:rFonts w:ascii="Calibri" w:hAnsi="Calibri"/>
                <w:b/>
                <w:spacing w:val="-1"/>
                <w:sz w:val="15"/>
                <w:lang w:val="es-AR"/>
              </w:rPr>
              <w:t>contrato</w:t>
            </w:r>
            <w:r w:rsidRPr="00D013F2">
              <w:rPr>
                <w:rFonts w:ascii="Calibri" w:hAnsi="Calibri"/>
                <w:b/>
                <w:spacing w:val="22"/>
                <w:w w:val="99"/>
                <w:sz w:val="15"/>
                <w:lang w:val="es-AR"/>
              </w:rPr>
              <w:t xml:space="preserve"> </w:t>
            </w:r>
            <w:r w:rsidRPr="00D013F2">
              <w:rPr>
                <w:rFonts w:ascii="Calibri" w:hAnsi="Calibri"/>
                <w:b/>
                <w:spacing w:val="-1"/>
                <w:sz w:val="15"/>
                <w:lang w:val="es-AR"/>
              </w:rPr>
              <w:t>debidament</w:t>
            </w:r>
            <w:r w:rsidRPr="00D013F2">
              <w:rPr>
                <w:rFonts w:ascii="Calibri" w:hAnsi="Calibri"/>
                <w:b/>
                <w:spacing w:val="29"/>
                <w:w w:val="99"/>
                <w:sz w:val="15"/>
                <w:lang w:val="es-AR"/>
              </w:rPr>
              <w:t xml:space="preserve"> </w:t>
            </w:r>
            <w:r w:rsidRPr="00D013F2">
              <w:rPr>
                <w:rFonts w:ascii="Calibri" w:hAnsi="Calibri"/>
                <w:b/>
                <w:sz w:val="15"/>
                <w:lang w:val="es-AR"/>
              </w:rPr>
              <w:t>e</w:t>
            </w:r>
            <w:r w:rsidRPr="00D013F2">
              <w:rPr>
                <w:rFonts w:ascii="Calibri" w:hAnsi="Calibri"/>
                <w:b/>
                <w:spacing w:val="-4"/>
                <w:sz w:val="15"/>
                <w:lang w:val="es-AR"/>
              </w:rPr>
              <w:t xml:space="preserve"> </w:t>
            </w:r>
            <w:r w:rsidRPr="00D013F2">
              <w:rPr>
                <w:rFonts w:ascii="Calibri" w:hAnsi="Calibri"/>
                <w:b/>
                <w:spacing w:val="-1"/>
                <w:sz w:val="15"/>
                <w:lang w:val="es-AR"/>
              </w:rPr>
              <w:t>certificado</w:t>
            </w:r>
            <w:r w:rsidRPr="00D013F2">
              <w:rPr>
                <w:rFonts w:ascii="Calibri" w:hAnsi="Calibri"/>
                <w:b/>
                <w:spacing w:val="29"/>
                <w:w w:val="99"/>
                <w:sz w:val="15"/>
                <w:lang w:val="es-AR"/>
              </w:rPr>
              <w:t xml:space="preserve"> </w:t>
            </w:r>
            <w:r w:rsidRPr="00D013F2">
              <w:rPr>
                <w:rFonts w:ascii="Calibri" w:hAnsi="Calibri"/>
                <w:b/>
                <w:spacing w:val="-1"/>
                <w:sz w:val="15"/>
                <w:lang w:val="es-AR"/>
              </w:rPr>
              <w:t>ante</w:t>
            </w:r>
            <w:r w:rsidRPr="00D013F2">
              <w:rPr>
                <w:rFonts w:ascii="Calibri" w:hAnsi="Calibri"/>
                <w:b/>
                <w:spacing w:val="19"/>
                <w:w w:val="99"/>
                <w:sz w:val="15"/>
                <w:lang w:val="es-AR"/>
              </w:rPr>
              <w:t xml:space="preserve"> </w:t>
            </w:r>
            <w:r w:rsidRPr="00D013F2">
              <w:rPr>
                <w:rFonts w:ascii="Calibri" w:hAnsi="Calibri"/>
                <w:b/>
                <w:spacing w:val="-1"/>
                <w:sz w:val="15"/>
                <w:lang w:val="es-AR"/>
              </w:rPr>
              <w:t>escribano</w:t>
            </w:r>
            <w:r w:rsidRPr="00D013F2">
              <w:rPr>
                <w:rFonts w:ascii="Calibri" w:hAnsi="Calibri"/>
                <w:b/>
                <w:spacing w:val="26"/>
                <w:w w:val="99"/>
                <w:sz w:val="15"/>
                <w:lang w:val="es-AR"/>
              </w:rPr>
              <w:t xml:space="preserve"> </w:t>
            </w:r>
            <w:r w:rsidRPr="00D013F2">
              <w:rPr>
                <w:rFonts w:ascii="Calibri" w:hAnsi="Calibri"/>
                <w:b/>
                <w:sz w:val="15"/>
                <w:lang w:val="es-AR"/>
              </w:rPr>
              <w:t>público</w:t>
            </w:r>
          </w:p>
        </w:tc>
        <w:tc>
          <w:tcPr>
            <w:tcW w:w="1200" w:type="dxa"/>
            <w:tcBorders>
              <w:top w:val="single" w:sz="4" w:space="0" w:color="000000"/>
              <w:left w:val="single" w:sz="5" w:space="0" w:color="000000"/>
              <w:bottom w:val="single" w:sz="4" w:space="0" w:color="000000"/>
              <w:right w:val="single" w:sz="5" w:space="0" w:color="000000"/>
            </w:tcBorders>
            <w:shd w:val="clear" w:color="auto" w:fill="F1F1F1"/>
          </w:tcPr>
          <w:p w14:paraId="583DB046" w14:textId="77777777" w:rsidR="003E2A50" w:rsidRPr="00D013F2" w:rsidRDefault="003E2A50" w:rsidP="00B81C7E">
            <w:pPr>
              <w:pStyle w:val="TableParagraph"/>
              <w:spacing w:before="84"/>
              <w:ind w:left="59" w:right="60"/>
              <w:jc w:val="center"/>
              <w:rPr>
                <w:rFonts w:ascii="Calibri" w:eastAsia="Calibri" w:hAnsi="Calibri" w:cs="Calibri"/>
                <w:sz w:val="15"/>
                <w:szCs w:val="15"/>
                <w:lang w:val="es-AR"/>
              </w:rPr>
            </w:pPr>
            <w:r w:rsidRPr="00D013F2">
              <w:rPr>
                <w:rFonts w:ascii="Calibri" w:hAnsi="Calibri"/>
                <w:b/>
                <w:spacing w:val="-1"/>
                <w:sz w:val="15"/>
                <w:lang w:val="es-AR"/>
              </w:rPr>
              <w:t>Cantidad</w:t>
            </w:r>
            <w:r w:rsidRPr="00D013F2">
              <w:rPr>
                <w:rFonts w:ascii="Calibri" w:hAnsi="Calibri"/>
                <w:b/>
                <w:spacing w:val="-10"/>
                <w:sz w:val="15"/>
                <w:lang w:val="es-AR"/>
              </w:rPr>
              <w:t xml:space="preserve"> </w:t>
            </w:r>
            <w:r w:rsidRPr="00D013F2">
              <w:rPr>
                <w:rFonts w:ascii="Calibri" w:hAnsi="Calibri"/>
                <w:b/>
                <w:sz w:val="15"/>
                <w:lang w:val="es-AR"/>
              </w:rPr>
              <w:t>mínima</w:t>
            </w:r>
            <w:r w:rsidRPr="00D013F2">
              <w:rPr>
                <w:rFonts w:ascii="Calibri" w:hAnsi="Calibri"/>
                <w:b/>
                <w:spacing w:val="24"/>
                <w:w w:val="99"/>
                <w:sz w:val="15"/>
                <w:lang w:val="es-AR"/>
              </w:rPr>
              <w:t xml:space="preserve"> </w:t>
            </w:r>
            <w:r w:rsidRPr="00D013F2">
              <w:rPr>
                <w:rFonts w:ascii="Calibri" w:hAnsi="Calibri"/>
                <w:b/>
                <w:spacing w:val="-1"/>
                <w:sz w:val="15"/>
                <w:lang w:val="es-AR"/>
              </w:rPr>
              <w:t>exigida</w:t>
            </w:r>
            <w:r w:rsidRPr="00D013F2">
              <w:rPr>
                <w:rFonts w:ascii="Calibri" w:hAnsi="Calibri"/>
                <w:b/>
                <w:spacing w:val="-3"/>
                <w:sz w:val="15"/>
                <w:lang w:val="es-AR"/>
              </w:rPr>
              <w:t xml:space="preserve"> </w:t>
            </w:r>
            <w:r w:rsidRPr="00D013F2">
              <w:rPr>
                <w:rFonts w:ascii="Calibri" w:hAnsi="Calibri"/>
                <w:b/>
                <w:spacing w:val="-1"/>
                <w:sz w:val="15"/>
                <w:lang w:val="es-AR"/>
              </w:rPr>
              <w:t>de</w:t>
            </w:r>
            <w:r w:rsidRPr="00D013F2">
              <w:rPr>
                <w:rFonts w:ascii="Calibri" w:hAnsi="Calibri"/>
                <w:b/>
                <w:spacing w:val="25"/>
                <w:sz w:val="15"/>
                <w:lang w:val="es-AR"/>
              </w:rPr>
              <w:t xml:space="preserve"> </w:t>
            </w:r>
            <w:r w:rsidRPr="00D013F2">
              <w:rPr>
                <w:rFonts w:ascii="Calibri" w:hAnsi="Calibri"/>
                <w:b/>
                <w:spacing w:val="-1"/>
                <w:sz w:val="15"/>
                <w:lang w:val="es-AR"/>
              </w:rPr>
              <w:t>equipos</w:t>
            </w:r>
            <w:r w:rsidRPr="00D013F2">
              <w:rPr>
                <w:rFonts w:ascii="Calibri" w:hAnsi="Calibri"/>
                <w:b/>
                <w:spacing w:val="-7"/>
                <w:sz w:val="15"/>
                <w:lang w:val="es-AR"/>
              </w:rPr>
              <w:t xml:space="preserve"> </w:t>
            </w:r>
            <w:r w:rsidRPr="00D013F2">
              <w:rPr>
                <w:rFonts w:ascii="Calibri" w:hAnsi="Calibri"/>
                <w:b/>
                <w:spacing w:val="-1"/>
                <w:sz w:val="15"/>
                <w:lang w:val="es-AR"/>
              </w:rPr>
              <w:t>propios</w:t>
            </w:r>
            <w:r w:rsidRPr="00D013F2">
              <w:rPr>
                <w:rFonts w:ascii="Calibri" w:hAnsi="Calibri"/>
                <w:b/>
                <w:spacing w:val="23"/>
                <w:w w:val="99"/>
                <w:sz w:val="15"/>
                <w:lang w:val="es-AR"/>
              </w:rPr>
              <w:t xml:space="preserve"> </w:t>
            </w:r>
            <w:r w:rsidRPr="00D013F2">
              <w:rPr>
                <w:rFonts w:ascii="Calibri" w:hAnsi="Calibri"/>
                <w:b/>
                <w:spacing w:val="-1"/>
                <w:sz w:val="15"/>
                <w:lang w:val="es-AR"/>
              </w:rPr>
              <w:t>(sumatoria</w:t>
            </w:r>
            <w:r w:rsidRPr="00D013F2">
              <w:rPr>
                <w:rFonts w:ascii="Calibri" w:hAnsi="Calibri"/>
                <w:b/>
                <w:spacing w:val="-9"/>
                <w:sz w:val="15"/>
                <w:lang w:val="es-AR"/>
              </w:rPr>
              <w:t xml:space="preserve"> </w:t>
            </w:r>
            <w:r w:rsidRPr="00D013F2">
              <w:rPr>
                <w:rFonts w:ascii="Calibri" w:hAnsi="Calibri"/>
                <w:b/>
                <w:spacing w:val="-1"/>
                <w:sz w:val="15"/>
                <w:lang w:val="es-AR"/>
              </w:rPr>
              <w:t>total</w:t>
            </w:r>
            <w:r w:rsidRPr="00D013F2">
              <w:rPr>
                <w:rFonts w:ascii="Calibri" w:hAnsi="Calibri"/>
                <w:b/>
                <w:spacing w:val="23"/>
                <w:w w:val="99"/>
                <w:sz w:val="15"/>
                <w:lang w:val="es-AR"/>
              </w:rPr>
              <w:t xml:space="preserve"> </w:t>
            </w:r>
            <w:r w:rsidRPr="00D013F2">
              <w:rPr>
                <w:rFonts w:ascii="Calibri" w:hAnsi="Calibri"/>
                <w:b/>
                <w:spacing w:val="-1"/>
                <w:sz w:val="15"/>
                <w:lang w:val="es-AR"/>
              </w:rPr>
              <w:t>de</w:t>
            </w:r>
            <w:r w:rsidRPr="00D013F2">
              <w:rPr>
                <w:rFonts w:ascii="Calibri" w:hAnsi="Calibri"/>
                <w:b/>
                <w:spacing w:val="-2"/>
                <w:sz w:val="15"/>
                <w:lang w:val="es-AR"/>
              </w:rPr>
              <w:t xml:space="preserve"> </w:t>
            </w:r>
            <w:r w:rsidRPr="00D013F2">
              <w:rPr>
                <w:rFonts w:ascii="Calibri" w:hAnsi="Calibri"/>
                <w:b/>
                <w:sz w:val="15"/>
                <w:lang w:val="es-AR"/>
              </w:rPr>
              <w:t>las</w:t>
            </w:r>
            <w:r w:rsidRPr="00D013F2">
              <w:rPr>
                <w:rFonts w:ascii="Calibri" w:hAnsi="Calibri"/>
                <w:b/>
                <w:spacing w:val="-3"/>
                <w:sz w:val="15"/>
                <w:lang w:val="es-AR"/>
              </w:rPr>
              <w:t xml:space="preserve"> </w:t>
            </w:r>
            <w:r w:rsidRPr="00D013F2">
              <w:rPr>
                <w:rFonts w:ascii="Calibri" w:hAnsi="Calibri"/>
                <w:b/>
                <w:spacing w:val="-1"/>
                <w:sz w:val="15"/>
                <w:lang w:val="es-AR"/>
              </w:rPr>
              <w:t>empresas</w:t>
            </w:r>
            <w:r w:rsidRPr="00D013F2">
              <w:rPr>
                <w:rFonts w:ascii="Calibri" w:hAnsi="Calibri"/>
                <w:b/>
                <w:spacing w:val="25"/>
                <w:w w:val="99"/>
                <w:sz w:val="15"/>
                <w:lang w:val="es-AR"/>
              </w:rPr>
              <w:t xml:space="preserve"> </w:t>
            </w:r>
            <w:r w:rsidRPr="00D013F2">
              <w:rPr>
                <w:rFonts w:ascii="Calibri" w:hAnsi="Calibri"/>
                <w:b/>
                <w:spacing w:val="-1"/>
                <w:sz w:val="15"/>
                <w:lang w:val="es-AR"/>
              </w:rPr>
              <w:t>participantes</w:t>
            </w:r>
            <w:r w:rsidRPr="00D013F2">
              <w:rPr>
                <w:rFonts w:ascii="Calibri" w:hAnsi="Calibri"/>
                <w:b/>
                <w:spacing w:val="-8"/>
                <w:sz w:val="15"/>
                <w:lang w:val="es-AR"/>
              </w:rPr>
              <w:t xml:space="preserve"> </w:t>
            </w:r>
            <w:r w:rsidRPr="00D013F2">
              <w:rPr>
                <w:rFonts w:ascii="Calibri" w:hAnsi="Calibri"/>
                <w:b/>
                <w:spacing w:val="1"/>
                <w:sz w:val="15"/>
                <w:lang w:val="es-AR"/>
              </w:rPr>
              <w:t>de</w:t>
            </w:r>
            <w:r w:rsidRPr="00D013F2">
              <w:rPr>
                <w:rFonts w:ascii="Calibri" w:hAnsi="Calibri"/>
                <w:b/>
                <w:spacing w:val="26"/>
                <w:sz w:val="15"/>
                <w:lang w:val="es-AR"/>
              </w:rPr>
              <w:t xml:space="preserve"> </w:t>
            </w:r>
            <w:r w:rsidRPr="00D013F2">
              <w:rPr>
                <w:rFonts w:ascii="Calibri" w:hAnsi="Calibri"/>
                <w:b/>
                <w:sz w:val="15"/>
                <w:lang w:val="es-AR"/>
              </w:rPr>
              <w:t>la</w:t>
            </w:r>
            <w:r w:rsidRPr="00D013F2">
              <w:rPr>
                <w:rFonts w:ascii="Calibri" w:hAnsi="Calibri"/>
                <w:b/>
                <w:spacing w:val="-6"/>
                <w:sz w:val="15"/>
                <w:lang w:val="es-AR"/>
              </w:rPr>
              <w:t xml:space="preserve"> </w:t>
            </w:r>
            <w:r w:rsidRPr="00D013F2">
              <w:rPr>
                <w:rFonts w:ascii="Calibri" w:hAnsi="Calibri"/>
                <w:b/>
                <w:sz w:val="15"/>
                <w:lang w:val="es-AR"/>
              </w:rPr>
              <w:t>Unión</w:t>
            </w:r>
            <w:r w:rsidRPr="00D013F2">
              <w:rPr>
                <w:rFonts w:ascii="Calibri" w:hAnsi="Calibri"/>
                <w:b/>
                <w:w w:val="99"/>
                <w:sz w:val="15"/>
                <w:lang w:val="es-AR"/>
              </w:rPr>
              <w:t xml:space="preserve"> </w:t>
            </w:r>
            <w:r w:rsidRPr="00D013F2">
              <w:rPr>
                <w:rFonts w:ascii="Calibri" w:hAnsi="Calibri"/>
                <w:b/>
                <w:spacing w:val="-1"/>
                <w:sz w:val="15"/>
                <w:lang w:val="es-AR"/>
              </w:rPr>
              <w:t>Transitoria</w:t>
            </w:r>
            <w:r w:rsidRPr="00D013F2">
              <w:rPr>
                <w:rFonts w:ascii="Calibri" w:hAnsi="Calibri"/>
                <w:b/>
                <w:spacing w:val="-7"/>
                <w:sz w:val="15"/>
                <w:lang w:val="es-AR"/>
              </w:rPr>
              <w:t xml:space="preserve"> </w:t>
            </w:r>
            <w:r w:rsidRPr="00D013F2">
              <w:rPr>
                <w:rFonts w:ascii="Calibri" w:hAnsi="Calibri"/>
                <w:b/>
                <w:sz w:val="15"/>
                <w:lang w:val="es-AR"/>
              </w:rPr>
              <w:t>u</w:t>
            </w:r>
            <w:r w:rsidRPr="00D013F2">
              <w:rPr>
                <w:rFonts w:ascii="Calibri" w:hAnsi="Calibri"/>
                <w:b/>
                <w:spacing w:val="20"/>
                <w:w w:val="99"/>
                <w:sz w:val="15"/>
                <w:lang w:val="es-AR"/>
              </w:rPr>
              <w:t xml:space="preserve"> </w:t>
            </w:r>
            <w:r w:rsidRPr="00D013F2">
              <w:rPr>
                <w:rFonts w:ascii="Calibri" w:hAnsi="Calibri"/>
                <w:b/>
                <w:spacing w:val="-1"/>
                <w:sz w:val="15"/>
                <w:lang w:val="es-AR"/>
              </w:rPr>
              <w:t>otro</w:t>
            </w:r>
            <w:r w:rsidRPr="00D013F2">
              <w:rPr>
                <w:rFonts w:ascii="Calibri" w:hAnsi="Calibri"/>
                <w:b/>
                <w:spacing w:val="-4"/>
                <w:sz w:val="15"/>
                <w:lang w:val="es-AR"/>
              </w:rPr>
              <w:t xml:space="preserve"> </w:t>
            </w:r>
            <w:r w:rsidRPr="00D013F2">
              <w:rPr>
                <w:rFonts w:ascii="Calibri" w:hAnsi="Calibri"/>
                <w:b/>
                <w:spacing w:val="-1"/>
                <w:sz w:val="15"/>
                <w:lang w:val="es-AR"/>
              </w:rPr>
              <w:t>tipo</w:t>
            </w:r>
            <w:r w:rsidRPr="00D013F2">
              <w:rPr>
                <w:rFonts w:ascii="Calibri" w:hAnsi="Calibri"/>
                <w:b/>
                <w:spacing w:val="-3"/>
                <w:sz w:val="15"/>
                <w:lang w:val="es-AR"/>
              </w:rPr>
              <w:t xml:space="preserve"> </w:t>
            </w:r>
            <w:r w:rsidRPr="00D013F2">
              <w:rPr>
                <w:rFonts w:ascii="Calibri" w:hAnsi="Calibri"/>
                <w:b/>
                <w:spacing w:val="-1"/>
                <w:sz w:val="15"/>
                <w:lang w:val="es-AR"/>
              </w:rPr>
              <w:t>de</w:t>
            </w:r>
            <w:r w:rsidRPr="00D013F2">
              <w:rPr>
                <w:rFonts w:ascii="Calibri" w:hAnsi="Calibri"/>
                <w:b/>
                <w:spacing w:val="25"/>
                <w:sz w:val="15"/>
                <w:lang w:val="es-AR"/>
              </w:rPr>
              <w:t xml:space="preserve"> </w:t>
            </w:r>
            <w:r w:rsidRPr="00D013F2">
              <w:rPr>
                <w:rFonts w:ascii="Calibri" w:hAnsi="Calibri"/>
                <w:b/>
                <w:spacing w:val="-1"/>
                <w:sz w:val="15"/>
                <w:lang w:val="es-AR"/>
              </w:rPr>
              <w:t>agrupación</w:t>
            </w:r>
            <w:r w:rsidRPr="00D013F2">
              <w:rPr>
                <w:rFonts w:ascii="Calibri" w:hAnsi="Calibri"/>
                <w:b/>
                <w:spacing w:val="-5"/>
                <w:sz w:val="15"/>
                <w:lang w:val="es-AR"/>
              </w:rPr>
              <w:t xml:space="preserve"> </w:t>
            </w:r>
            <w:r w:rsidRPr="00D013F2">
              <w:rPr>
                <w:rFonts w:ascii="Calibri" w:hAnsi="Calibri"/>
                <w:b/>
                <w:spacing w:val="-1"/>
                <w:sz w:val="15"/>
                <w:lang w:val="es-AR"/>
              </w:rPr>
              <w:t>de</w:t>
            </w:r>
            <w:r w:rsidRPr="00D013F2">
              <w:rPr>
                <w:rFonts w:ascii="Calibri" w:hAnsi="Calibri"/>
                <w:b/>
                <w:spacing w:val="24"/>
                <w:sz w:val="15"/>
                <w:lang w:val="es-AR"/>
              </w:rPr>
              <w:t xml:space="preserve"> </w:t>
            </w:r>
            <w:r w:rsidRPr="00D013F2">
              <w:rPr>
                <w:rFonts w:ascii="Calibri" w:hAnsi="Calibri"/>
                <w:b/>
                <w:sz w:val="15"/>
                <w:lang w:val="es-AR"/>
              </w:rPr>
              <w:t>empresas)</w:t>
            </w:r>
          </w:p>
        </w:tc>
        <w:tc>
          <w:tcPr>
            <w:tcW w:w="1067" w:type="dxa"/>
            <w:tcBorders>
              <w:top w:val="single" w:sz="4" w:space="0" w:color="000000"/>
              <w:left w:val="single" w:sz="5" w:space="0" w:color="000000"/>
              <w:bottom w:val="single" w:sz="4" w:space="0" w:color="000000"/>
              <w:right w:val="single" w:sz="5" w:space="0" w:color="000000"/>
            </w:tcBorders>
            <w:shd w:val="clear" w:color="auto" w:fill="F1F1F1"/>
          </w:tcPr>
          <w:p w14:paraId="51A04AF0" w14:textId="77777777" w:rsidR="003E2A50" w:rsidRPr="00D013F2" w:rsidRDefault="003E2A50" w:rsidP="00B81C7E">
            <w:pPr>
              <w:pStyle w:val="TableParagraph"/>
              <w:ind w:left="83" w:right="83" w:firstLine="1"/>
              <w:jc w:val="center"/>
              <w:rPr>
                <w:rFonts w:ascii="Calibri" w:eastAsia="Calibri" w:hAnsi="Calibri" w:cs="Calibri"/>
                <w:sz w:val="15"/>
                <w:szCs w:val="15"/>
                <w:lang w:val="es-AR"/>
              </w:rPr>
            </w:pPr>
            <w:r w:rsidRPr="00D013F2">
              <w:rPr>
                <w:rFonts w:ascii="Calibri" w:hAnsi="Calibri"/>
                <w:b/>
                <w:spacing w:val="-1"/>
                <w:sz w:val="15"/>
                <w:lang w:val="es-AR"/>
              </w:rPr>
              <w:t>Cantidad</w:t>
            </w:r>
            <w:r w:rsidRPr="00D013F2">
              <w:rPr>
                <w:rFonts w:ascii="Calibri" w:hAnsi="Calibri"/>
                <w:b/>
                <w:spacing w:val="27"/>
                <w:w w:val="99"/>
                <w:sz w:val="15"/>
                <w:lang w:val="es-AR"/>
              </w:rPr>
              <w:t xml:space="preserve"> </w:t>
            </w:r>
            <w:r w:rsidRPr="00D013F2">
              <w:rPr>
                <w:rFonts w:ascii="Calibri" w:hAnsi="Calibri"/>
                <w:b/>
                <w:sz w:val="15"/>
                <w:lang w:val="es-AR"/>
              </w:rPr>
              <w:t>mínima</w:t>
            </w:r>
            <w:r w:rsidRPr="00D013F2">
              <w:rPr>
                <w:rFonts w:ascii="Calibri" w:hAnsi="Calibri"/>
                <w:b/>
                <w:w w:val="99"/>
                <w:sz w:val="15"/>
                <w:lang w:val="es-AR"/>
              </w:rPr>
              <w:t xml:space="preserve"> </w:t>
            </w:r>
            <w:r w:rsidRPr="00D013F2">
              <w:rPr>
                <w:rFonts w:ascii="Calibri" w:hAnsi="Calibri"/>
                <w:b/>
                <w:spacing w:val="-1"/>
                <w:sz w:val="15"/>
                <w:lang w:val="es-AR"/>
              </w:rPr>
              <w:t>exigida</w:t>
            </w:r>
            <w:r w:rsidRPr="00D013F2">
              <w:rPr>
                <w:rFonts w:ascii="Calibri" w:hAnsi="Calibri"/>
                <w:b/>
                <w:spacing w:val="-2"/>
                <w:sz w:val="15"/>
                <w:lang w:val="es-AR"/>
              </w:rPr>
              <w:t xml:space="preserve"> de</w:t>
            </w:r>
            <w:r w:rsidRPr="00D013F2">
              <w:rPr>
                <w:rFonts w:ascii="Calibri" w:hAnsi="Calibri"/>
                <w:b/>
                <w:spacing w:val="24"/>
                <w:sz w:val="15"/>
                <w:lang w:val="es-AR"/>
              </w:rPr>
              <w:t xml:space="preserve"> </w:t>
            </w:r>
            <w:r w:rsidRPr="00D013F2">
              <w:rPr>
                <w:rFonts w:ascii="Calibri" w:hAnsi="Calibri"/>
                <w:b/>
                <w:spacing w:val="-1"/>
                <w:sz w:val="15"/>
                <w:lang w:val="es-AR"/>
              </w:rPr>
              <w:t>equipos</w:t>
            </w:r>
            <w:r w:rsidRPr="00D013F2">
              <w:rPr>
                <w:rFonts w:ascii="Calibri" w:hAnsi="Calibri"/>
                <w:b/>
                <w:spacing w:val="22"/>
                <w:w w:val="99"/>
                <w:sz w:val="15"/>
                <w:lang w:val="es-AR"/>
              </w:rPr>
              <w:t xml:space="preserve"> </w:t>
            </w:r>
            <w:r w:rsidRPr="00D013F2">
              <w:rPr>
                <w:rFonts w:ascii="Calibri" w:hAnsi="Calibri"/>
                <w:b/>
                <w:spacing w:val="-1"/>
                <w:sz w:val="15"/>
                <w:lang w:val="es-AR"/>
              </w:rPr>
              <w:t>propios</w:t>
            </w:r>
            <w:r w:rsidRPr="00D013F2">
              <w:rPr>
                <w:rFonts w:ascii="Calibri" w:hAnsi="Calibri"/>
                <w:b/>
                <w:spacing w:val="-7"/>
                <w:sz w:val="15"/>
                <w:lang w:val="es-AR"/>
              </w:rPr>
              <w:t xml:space="preserve"> </w:t>
            </w:r>
            <w:r w:rsidRPr="00D013F2">
              <w:rPr>
                <w:rFonts w:ascii="Calibri" w:hAnsi="Calibri"/>
                <w:b/>
                <w:spacing w:val="1"/>
                <w:sz w:val="15"/>
                <w:lang w:val="es-AR"/>
              </w:rPr>
              <w:t>por</w:t>
            </w:r>
            <w:r w:rsidRPr="00D013F2">
              <w:rPr>
                <w:rFonts w:ascii="Calibri" w:hAnsi="Calibri"/>
                <w:b/>
                <w:spacing w:val="24"/>
                <w:w w:val="99"/>
                <w:sz w:val="15"/>
                <w:lang w:val="es-AR"/>
              </w:rPr>
              <w:t xml:space="preserve"> </w:t>
            </w:r>
            <w:r w:rsidRPr="00D013F2">
              <w:rPr>
                <w:rFonts w:ascii="Calibri" w:hAnsi="Calibri"/>
                <w:b/>
                <w:sz w:val="15"/>
                <w:lang w:val="es-AR"/>
              </w:rPr>
              <w:t>empresa</w:t>
            </w:r>
            <w:r w:rsidRPr="00D013F2">
              <w:rPr>
                <w:rFonts w:ascii="Calibri" w:hAnsi="Calibri"/>
                <w:b/>
                <w:w w:val="99"/>
                <w:sz w:val="15"/>
                <w:lang w:val="es-AR"/>
              </w:rPr>
              <w:t xml:space="preserve"> </w:t>
            </w:r>
            <w:r w:rsidRPr="00D013F2">
              <w:rPr>
                <w:rFonts w:ascii="Calibri" w:hAnsi="Calibri"/>
                <w:b/>
                <w:spacing w:val="-1"/>
                <w:sz w:val="15"/>
                <w:lang w:val="es-AR"/>
              </w:rPr>
              <w:t>integrante</w:t>
            </w:r>
            <w:r w:rsidRPr="00D013F2">
              <w:rPr>
                <w:rFonts w:ascii="Calibri" w:hAnsi="Calibri"/>
                <w:b/>
                <w:spacing w:val="-3"/>
                <w:sz w:val="15"/>
                <w:lang w:val="es-AR"/>
              </w:rPr>
              <w:t xml:space="preserve"> </w:t>
            </w:r>
            <w:r w:rsidRPr="00D013F2">
              <w:rPr>
                <w:rFonts w:ascii="Calibri" w:hAnsi="Calibri"/>
                <w:b/>
                <w:spacing w:val="-1"/>
                <w:sz w:val="15"/>
                <w:lang w:val="es-AR"/>
              </w:rPr>
              <w:t>de</w:t>
            </w:r>
            <w:r w:rsidRPr="00D013F2">
              <w:rPr>
                <w:rFonts w:ascii="Calibri" w:hAnsi="Calibri"/>
                <w:b/>
                <w:spacing w:val="25"/>
                <w:sz w:val="15"/>
                <w:lang w:val="es-AR"/>
              </w:rPr>
              <w:t xml:space="preserve"> </w:t>
            </w:r>
            <w:r w:rsidRPr="00D013F2">
              <w:rPr>
                <w:rFonts w:ascii="Calibri" w:hAnsi="Calibri"/>
                <w:b/>
                <w:sz w:val="15"/>
                <w:lang w:val="es-AR"/>
              </w:rPr>
              <w:t>la</w:t>
            </w:r>
            <w:r w:rsidRPr="00D013F2">
              <w:rPr>
                <w:rFonts w:ascii="Calibri" w:hAnsi="Calibri"/>
                <w:b/>
                <w:spacing w:val="-6"/>
                <w:sz w:val="15"/>
                <w:lang w:val="es-AR"/>
              </w:rPr>
              <w:t xml:space="preserve"> </w:t>
            </w:r>
            <w:r w:rsidRPr="00D013F2">
              <w:rPr>
                <w:rFonts w:ascii="Calibri" w:hAnsi="Calibri"/>
                <w:b/>
                <w:sz w:val="15"/>
                <w:lang w:val="es-AR"/>
              </w:rPr>
              <w:t>Unión</w:t>
            </w:r>
            <w:r w:rsidRPr="00D013F2">
              <w:rPr>
                <w:rFonts w:ascii="Calibri" w:hAnsi="Calibri"/>
                <w:b/>
                <w:w w:val="99"/>
                <w:sz w:val="15"/>
                <w:lang w:val="es-AR"/>
              </w:rPr>
              <w:t xml:space="preserve"> </w:t>
            </w:r>
            <w:r w:rsidRPr="00D013F2">
              <w:rPr>
                <w:rFonts w:ascii="Calibri" w:hAnsi="Calibri"/>
                <w:b/>
                <w:sz w:val="15"/>
                <w:lang w:val="es-AR"/>
              </w:rPr>
              <w:t>Transitoria</w:t>
            </w:r>
            <w:r w:rsidRPr="00D013F2">
              <w:rPr>
                <w:rFonts w:ascii="Calibri" w:hAnsi="Calibri"/>
                <w:b/>
                <w:spacing w:val="-8"/>
                <w:sz w:val="15"/>
                <w:lang w:val="es-AR"/>
              </w:rPr>
              <w:t xml:space="preserve"> </w:t>
            </w:r>
            <w:r w:rsidRPr="00D013F2">
              <w:rPr>
                <w:rFonts w:ascii="Calibri" w:hAnsi="Calibri"/>
                <w:b/>
                <w:sz w:val="15"/>
                <w:lang w:val="es-AR"/>
              </w:rPr>
              <w:t>u</w:t>
            </w:r>
            <w:r w:rsidRPr="00D013F2">
              <w:rPr>
                <w:rFonts w:ascii="Calibri" w:hAnsi="Calibri"/>
                <w:b/>
                <w:w w:val="99"/>
                <w:sz w:val="15"/>
                <w:lang w:val="es-AR"/>
              </w:rPr>
              <w:t xml:space="preserve"> </w:t>
            </w:r>
            <w:r w:rsidRPr="00D013F2">
              <w:rPr>
                <w:rFonts w:ascii="Calibri" w:hAnsi="Calibri"/>
                <w:b/>
                <w:spacing w:val="-1"/>
                <w:sz w:val="15"/>
                <w:lang w:val="es-AR"/>
              </w:rPr>
              <w:t>otro</w:t>
            </w:r>
            <w:r w:rsidRPr="00D013F2">
              <w:rPr>
                <w:rFonts w:ascii="Calibri" w:hAnsi="Calibri"/>
                <w:b/>
                <w:spacing w:val="-4"/>
                <w:sz w:val="15"/>
                <w:lang w:val="es-AR"/>
              </w:rPr>
              <w:t xml:space="preserve"> </w:t>
            </w:r>
            <w:r w:rsidRPr="00D013F2">
              <w:rPr>
                <w:rFonts w:ascii="Calibri" w:hAnsi="Calibri"/>
                <w:b/>
                <w:spacing w:val="-1"/>
                <w:sz w:val="15"/>
                <w:lang w:val="es-AR"/>
              </w:rPr>
              <w:t>tipo</w:t>
            </w:r>
            <w:r w:rsidRPr="00D013F2">
              <w:rPr>
                <w:rFonts w:ascii="Calibri" w:hAnsi="Calibri"/>
                <w:b/>
                <w:spacing w:val="-3"/>
                <w:sz w:val="15"/>
                <w:lang w:val="es-AR"/>
              </w:rPr>
              <w:t xml:space="preserve"> </w:t>
            </w:r>
            <w:r w:rsidRPr="00D013F2">
              <w:rPr>
                <w:rFonts w:ascii="Calibri" w:hAnsi="Calibri"/>
                <w:b/>
                <w:spacing w:val="-2"/>
                <w:sz w:val="15"/>
                <w:lang w:val="es-AR"/>
              </w:rPr>
              <w:t>de</w:t>
            </w:r>
            <w:r w:rsidRPr="00D013F2">
              <w:rPr>
                <w:rFonts w:ascii="Calibri" w:hAnsi="Calibri"/>
                <w:b/>
                <w:spacing w:val="25"/>
                <w:sz w:val="15"/>
                <w:lang w:val="es-AR"/>
              </w:rPr>
              <w:t xml:space="preserve"> </w:t>
            </w:r>
            <w:r w:rsidRPr="00D013F2">
              <w:rPr>
                <w:rFonts w:ascii="Calibri" w:hAnsi="Calibri"/>
                <w:b/>
                <w:spacing w:val="-1"/>
                <w:sz w:val="15"/>
                <w:lang w:val="es-AR"/>
              </w:rPr>
              <w:t>agrupación</w:t>
            </w:r>
            <w:r w:rsidRPr="00D013F2">
              <w:rPr>
                <w:rFonts w:ascii="Calibri" w:hAnsi="Calibri"/>
                <w:b/>
                <w:spacing w:val="-3"/>
                <w:sz w:val="15"/>
                <w:lang w:val="es-AR"/>
              </w:rPr>
              <w:t xml:space="preserve"> </w:t>
            </w:r>
            <w:r w:rsidRPr="00D013F2">
              <w:rPr>
                <w:rFonts w:ascii="Calibri" w:hAnsi="Calibri"/>
                <w:b/>
                <w:spacing w:val="-1"/>
                <w:sz w:val="15"/>
                <w:lang w:val="es-AR"/>
              </w:rPr>
              <w:t>de</w:t>
            </w:r>
            <w:r w:rsidRPr="00D013F2">
              <w:rPr>
                <w:rFonts w:ascii="Calibri" w:hAnsi="Calibri"/>
                <w:b/>
                <w:spacing w:val="26"/>
                <w:sz w:val="15"/>
                <w:lang w:val="es-AR"/>
              </w:rPr>
              <w:t xml:space="preserve"> </w:t>
            </w:r>
            <w:r w:rsidRPr="00D013F2">
              <w:rPr>
                <w:rFonts w:ascii="Calibri" w:hAnsi="Calibri"/>
                <w:b/>
                <w:spacing w:val="-1"/>
                <w:sz w:val="15"/>
                <w:lang w:val="es-AR"/>
              </w:rPr>
              <w:t>empresas</w:t>
            </w:r>
          </w:p>
        </w:tc>
        <w:tc>
          <w:tcPr>
            <w:tcW w:w="1200" w:type="dxa"/>
            <w:tcBorders>
              <w:top w:val="single" w:sz="4" w:space="0" w:color="000000"/>
              <w:left w:val="single" w:sz="5" w:space="0" w:color="000000"/>
              <w:bottom w:val="single" w:sz="4" w:space="0" w:color="000000"/>
              <w:right w:val="single" w:sz="5" w:space="0" w:color="000000"/>
            </w:tcBorders>
            <w:shd w:val="clear" w:color="auto" w:fill="F1F1F1"/>
          </w:tcPr>
          <w:p w14:paraId="0D67CD68" w14:textId="77777777" w:rsidR="003E2A50" w:rsidRPr="00D013F2" w:rsidRDefault="003E2A50" w:rsidP="00B81C7E">
            <w:pPr>
              <w:pStyle w:val="TableParagraph"/>
              <w:rPr>
                <w:rFonts w:ascii="Calibri" w:eastAsia="Calibri" w:hAnsi="Calibri" w:cs="Calibri"/>
                <w:sz w:val="14"/>
                <w:szCs w:val="14"/>
                <w:lang w:val="es-AR"/>
              </w:rPr>
            </w:pPr>
          </w:p>
          <w:p w14:paraId="623FB7B1" w14:textId="77777777" w:rsidR="003E2A50" w:rsidRPr="00D013F2" w:rsidRDefault="003E2A50" w:rsidP="00B81C7E">
            <w:pPr>
              <w:pStyle w:val="TableParagraph"/>
              <w:spacing w:before="6"/>
              <w:rPr>
                <w:rFonts w:ascii="Calibri" w:eastAsia="Calibri" w:hAnsi="Calibri" w:cs="Calibri"/>
                <w:sz w:val="15"/>
                <w:szCs w:val="15"/>
                <w:lang w:val="es-AR"/>
              </w:rPr>
            </w:pPr>
          </w:p>
          <w:p w14:paraId="4176E1E2" w14:textId="77777777" w:rsidR="003E2A50" w:rsidRPr="00D013F2" w:rsidRDefault="003E2A50" w:rsidP="00B81C7E">
            <w:pPr>
              <w:pStyle w:val="TableParagraph"/>
              <w:ind w:left="103" w:right="100" w:hanging="2"/>
              <w:jc w:val="center"/>
              <w:rPr>
                <w:rFonts w:ascii="Calibri" w:eastAsia="Calibri" w:hAnsi="Calibri" w:cs="Calibri"/>
                <w:sz w:val="15"/>
                <w:szCs w:val="15"/>
                <w:lang w:val="es-AR"/>
              </w:rPr>
            </w:pPr>
            <w:r w:rsidRPr="00D013F2">
              <w:rPr>
                <w:rFonts w:ascii="Calibri" w:hAnsi="Calibri"/>
                <w:b/>
                <w:sz w:val="15"/>
                <w:lang w:val="es-AR"/>
              </w:rPr>
              <w:t>Posibilidad</w:t>
            </w:r>
            <w:r w:rsidRPr="00D013F2">
              <w:rPr>
                <w:rFonts w:ascii="Calibri" w:hAnsi="Calibri"/>
                <w:b/>
                <w:spacing w:val="-6"/>
                <w:sz w:val="15"/>
                <w:lang w:val="es-AR"/>
              </w:rPr>
              <w:t xml:space="preserve"> </w:t>
            </w:r>
            <w:r w:rsidRPr="00D013F2">
              <w:rPr>
                <w:rFonts w:ascii="Calibri" w:hAnsi="Calibri"/>
                <w:b/>
                <w:spacing w:val="-1"/>
                <w:sz w:val="15"/>
                <w:lang w:val="es-AR"/>
              </w:rPr>
              <w:t>de</w:t>
            </w:r>
            <w:r w:rsidRPr="00D013F2">
              <w:rPr>
                <w:rFonts w:ascii="Calibri" w:hAnsi="Calibri"/>
                <w:b/>
                <w:spacing w:val="19"/>
                <w:sz w:val="15"/>
                <w:lang w:val="es-AR"/>
              </w:rPr>
              <w:t xml:space="preserve"> </w:t>
            </w:r>
            <w:r w:rsidRPr="00D013F2">
              <w:rPr>
                <w:rFonts w:ascii="Calibri" w:hAnsi="Calibri"/>
                <w:b/>
                <w:spacing w:val="-1"/>
                <w:sz w:val="15"/>
                <w:lang w:val="es-AR"/>
              </w:rPr>
              <w:t>equipos</w:t>
            </w:r>
            <w:r w:rsidRPr="00D013F2">
              <w:rPr>
                <w:rFonts w:ascii="Calibri" w:hAnsi="Calibri"/>
                <w:b/>
                <w:spacing w:val="21"/>
                <w:w w:val="99"/>
                <w:sz w:val="15"/>
                <w:lang w:val="es-AR"/>
              </w:rPr>
              <w:t xml:space="preserve"> </w:t>
            </w:r>
            <w:r w:rsidRPr="00D013F2">
              <w:rPr>
                <w:rFonts w:ascii="Calibri" w:hAnsi="Calibri"/>
                <w:b/>
                <w:sz w:val="15"/>
                <w:lang w:val="es-AR"/>
              </w:rPr>
              <w:t>alquilados,</w:t>
            </w:r>
            <w:r w:rsidRPr="00D013F2">
              <w:rPr>
                <w:rFonts w:ascii="Calibri" w:hAnsi="Calibri"/>
                <w:b/>
                <w:spacing w:val="21"/>
                <w:w w:val="99"/>
                <w:sz w:val="15"/>
                <w:lang w:val="es-AR"/>
              </w:rPr>
              <w:t xml:space="preserve"> </w:t>
            </w:r>
            <w:r w:rsidRPr="00D013F2">
              <w:rPr>
                <w:rFonts w:ascii="Calibri" w:hAnsi="Calibri"/>
                <w:b/>
                <w:spacing w:val="-1"/>
                <w:sz w:val="15"/>
                <w:lang w:val="es-AR"/>
              </w:rPr>
              <w:t>contrato</w:t>
            </w:r>
            <w:r w:rsidRPr="00D013F2">
              <w:rPr>
                <w:rFonts w:ascii="Calibri" w:hAnsi="Calibri"/>
                <w:b/>
                <w:spacing w:val="24"/>
                <w:w w:val="99"/>
                <w:sz w:val="15"/>
                <w:lang w:val="es-AR"/>
              </w:rPr>
              <w:t xml:space="preserve"> </w:t>
            </w:r>
            <w:r w:rsidRPr="00D013F2">
              <w:rPr>
                <w:rFonts w:ascii="Calibri" w:hAnsi="Calibri"/>
                <w:b/>
                <w:sz w:val="15"/>
                <w:lang w:val="es-AR"/>
              </w:rPr>
              <w:t>debidamente</w:t>
            </w:r>
            <w:r w:rsidRPr="00D013F2">
              <w:rPr>
                <w:rFonts w:ascii="Calibri" w:hAnsi="Calibri"/>
                <w:b/>
                <w:spacing w:val="21"/>
                <w:sz w:val="15"/>
                <w:lang w:val="es-AR"/>
              </w:rPr>
              <w:t xml:space="preserve"> </w:t>
            </w:r>
            <w:r w:rsidRPr="00D013F2">
              <w:rPr>
                <w:rFonts w:ascii="Calibri" w:hAnsi="Calibri"/>
                <w:b/>
                <w:sz w:val="15"/>
                <w:lang w:val="es-AR"/>
              </w:rPr>
              <w:t>certificado</w:t>
            </w:r>
            <w:r w:rsidRPr="00D013F2">
              <w:rPr>
                <w:rFonts w:ascii="Calibri" w:hAnsi="Calibri"/>
                <w:b/>
                <w:spacing w:val="-7"/>
                <w:sz w:val="15"/>
                <w:lang w:val="es-AR"/>
              </w:rPr>
              <w:t xml:space="preserve"> </w:t>
            </w:r>
            <w:r w:rsidRPr="00D013F2">
              <w:rPr>
                <w:rFonts w:ascii="Calibri" w:hAnsi="Calibri"/>
                <w:b/>
                <w:sz w:val="15"/>
                <w:lang w:val="es-AR"/>
              </w:rPr>
              <w:t>ante</w:t>
            </w:r>
            <w:r w:rsidRPr="00D013F2">
              <w:rPr>
                <w:rFonts w:ascii="Calibri" w:hAnsi="Calibri"/>
                <w:b/>
                <w:spacing w:val="22"/>
                <w:sz w:val="15"/>
                <w:lang w:val="es-AR"/>
              </w:rPr>
              <w:t xml:space="preserve"> </w:t>
            </w:r>
            <w:r w:rsidRPr="00D013F2">
              <w:rPr>
                <w:rFonts w:ascii="Calibri" w:hAnsi="Calibri"/>
                <w:b/>
                <w:spacing w:val="-1"/>
                <w:sz w:val="15"/>
                <w:lang w:val="es-AR"/>
              </w:rPr>
              <w:t>escribano</w:t>
            </w:r>
            <w:r w:rsidRPr="00D013F2">
              <w:rPr>
                <w:rFonts w:ascii="Calibri" w:hAnsi="Calibri"/>
                <w:b/>
                <w:spacing w:val="26"/>
                <w:w w:val="99"/>
                <w:sz w:val="15"/>
                <w:lang w:val="es-AR"/>
              </w:rPr>
              <w:t xml:space="preserve"> </w:t>
            </w:r>
            <w:r w:rsidRPr="00D013F2">
              <w:rPr>
                <w:rFonts w:ascii="Calibri" w:hAnsi="Calibri"/>
                <w:b/>
                <w:spacing w:val="-1"/>
                <w:sz w:val="15"/>
                <w:lang w:val="es-AR"/>
              </w:rPr>
              <w:t>público</w:t>
            </w:r>
          </w:p>
        </w:tc>
      </w:tr>
      <w:tr w:rsidR="003E2A50" w14:paraId="4D7BFAB0" w14:textId="77777777" w:rsidTr="003E2A50">
        <w:trPr>
          <w:trHeight w:hRule="exact" w:val="1479"/>
        </w:trPr>
        <w:tc>
          <w:tcPr>
            <w:tcW w:w="401" w:type="dxa"/>
            <w:tcBorders>
              <w:top w:val="single" w:sz="4" w:space="0" w:color="000000"/>
              <w:left w:val="single" w:sz="4" w:space="0" w:color="000000"/>
              <w:bottom w:val="single" w:sz="5" w:space="0" w:color="000000"/>
              <w:right w:val="single" w:sz="4" w:space="0" w:color="000000"/>
            </w:tcBorders>
          </w:tcPr>
          <w:p w14:paraId="748D6A4C" w14:textId="77777777" w:rsidR="003E2A50" w:rsidRPr="00D013F2" w:rsidRDefault="003E2A50" w:rsidP="00B81C7E">
            <w:pPr>
              <w:pStyle w:val="TableParagraph"/>
              <w:rPr>
                <w:rFonts w:ascii="Calibri" w:eastAsia="Calibri" w:hAnsi="Calibri" w:cs="Calibri"/>
                <w:sz w:val="14"/>
                <w:szCs w:val="14"/>
                <w:lang w:val="es-AR"/>
              </w:rPr>
            </w:pPr>
          </w:p>
          <w:p w14:paraId="7033D58D" w14:textId="77777777" w:rsidR="003E2A50" w:rsidRPr="00D013F2" w:rsidRDefault="003E2A50" w:rsidP="00B81C7E">
            <w:pPr>
              <w:pStyle w:val="TableParagraph"/>
              <w:rPr>
                <w:rFonts w:ascii="Calibri" w:eastAsia="Calibri" w:hAnsi="Calibri" w:cs="Calibri"/>
                <w:sz w:val="14"/>
                <w:szCs w:val="14"/>
                <w:lang w:val="es-AR"/>
              </w:rPr>
            </w:pPr>
          </w:p>
          <w:p w14:paraId="0F946A74" w14:textId="77777777" w:rsidR="003E2A50" w:rsidRPr="00D013F2" w:rsidRDefault="003E2A50" w:rsidP="00B81C7E">
            <w:pPr>
              <w:pStyle w:val="TableParagraph"/>
              <w:rPr>
                <w:rFonts w:ascii="Calibri" w:eastAsia="Calibri" w:hAnsi="Calibri" w:cs="Calibri"/>
                <w:sz w:val="14"/>
                <w:szCs w:val="14"/>
                <w:lang w:val="es-AR"/>
              </w:rPr>
            </w:pPr>
          </w:p>
          <w:p w14:paraId="4BC48ABA" w14:textId="77777777" w:rsidR="003E2A50" w:rsidRDefault="003E2A50" w:rsidP="00B81C7E">
            <w:pPr>
              <w:pStyle w:val="TableParagraph"/>
              <w:spacing w:before="122"/>
              <w:ind w:right="1"/>
              <w:jc w:val="center"/>
              <w:rPr>
                <w:rFonts w:ascii="Calibri" w:eastAsia="Calibri" w:hAnsi="Calibri" w:cs="Calibri"/>
                <w:sz w:val="15"/>
                <w:szCs w:val="15"/>
              </w:rPr>
            </w:pPr>
            <w:r>
              <w:rPr>
                <w:rFonts w:ascii="Calibri"/>
                <w:b/>
                <w:sz w:val="15"/>
              </w:rPr>
              <w:t>1</w:t>
            </w:r>
          </w:p>
        </w:tc>
        <w:tc>
          <w:tcPr>
            <w:tcW w:w="1468" w:type="dxa"/>
            <w:tcBorders>
              <w:top w:val="single" w:sz="4" w:space="0" w:color="000000"/>
              <w:left w:val="single" w:sz="4" w:space="0" w:color="000000"/>
              <w:bottom w:val="single" w:sz="5" w:space="0" w:color="000000"/>
              <w:right w:val="single" w:sz="4" w:space="0" w:color="000000"/>
            </w:tcBorders>
          </w:tcPr>
          <w:p w14:paraId="4E0AF050" w14:textId="77777777" w:rsidR="003E2A50" w:rsidRPr="00D013F2" w:rsidRDefault="003E2A50" w:rsidP="00B81C7E">
            <w:pPr>
              <w:pStyle w:val="TableParagraph"/>
              <w:ind w:left="78" w:right="78" w:hanging="1"/>
              <w:jc w:val="center"/>
              <w:rPr>
                <w:rFonts w:ascii="Calibri" w:eastAsia="Calibri" w:hAnsi="Calibri" w:cs="Calibri"/>
                <w:sz w:val="15"/>
                <w:szCs w:val="15"/>
                <w:lang w:val="es-AR"/>
              </w:rPr>
            </w:pPr>
            <w:r w:rsidRPr="00D013F2">
              <w:rPr>
                <w:rFonts w:ascii="Calibri" w:hAnsi="Calibri"/>
                <w:spacing w:val="-1"/>
                <w:sz w:val="15"/>
                <w:lang w:val="es-AR"/>
              </w:rPr>
              <w:t>Excavadoras</w:t>
            </w:r>
            <w:r w:rsidRPr="00D013F2">
              <w:rPr>
                <w:rFonts w:ascii="Calibri" w:hAnsi="Calibri"/>
                <w:spacing w:val="-4"/>
                <w:sz w:val="15"/>
                <w:lang w:val="es-AR"/>
              </w:rPr>
              <w:t xml:space="preserve"> </w:t>
            </w:r>
            <w:r w:rsidRPr="00D013F2">
              <w:rPr>
                <w:rFonts w:ascii="Calibri" w:hAnsi="Calibri"/>
                <w:spacing w:val="-1"/>
                <w:sz w:val="15"/>
                <w:lang w:val="es-AR"/>
              </w:rPr>
              <w:t>Sobre</w:t>
            </w:r>
            <w:r w:rsidRPr="00D013F2">
              <w:rPr>
                <w:rFonts w:ascii="Calibri" w:hAnsi="Calibri"/>
                <w:spacing w:val="23"/>
                <w:w w:val="99"/>
                <w:sz w:val="15"/>
                <w:lang w:val="es-AR"/>
              </w:rPr>
              <w:t xml:space="preserve"> </w:t>
            </w:r>
            <w:r w:rsidRPr="00D013F2">
              <w:rPr>
                <w:rFonts w:ascii="Calibri" w:hAnsi="Calibri"/>
                <w:sz w:val="15"/>
                <w:lang w:val="es-AR"/>
              </w:rPr>
              <w:t>Orugas</w:t>
            </w:r>
            <w:r w:rsidRPr="00D013F2">
              <w:rPr>
                <w:rFonts w:ascii="Calibri" w:hAnsi="Calibri"/>
                <w:spacing w:val="-4"/>
                <w:sz w:val="15"/>
                <w:lang w:val="es-AR"/>
              </w:rPr>
              <w:t xml:space="preserve"> </w:t>
            </w:r>
            <w:r w:rsidRPr="00D013F2">
              <w:rPr>
                <w:rFonts w:ascii="Calibri" w:hAnsi="Calibri"/>
                <w:spacing w:val="-1"/>
                <w:sz w:val="15"/>
                <w:lang w:val="es-AR"/>
              </w:rPr>
              <w:t>con</w:t>
            </w:r>
            <w:r w:rsidRPr="00D013F2">
              <w:rPr>
                <w:rFonts w:ascii="Calibri" w:hAnsi="Calibri"/>
                <w:spacing w:val="20"/>
                <w:sz w:val="15"/>
                <w:lang w:val="es-AR"/>
              </w:rPr>
              <w:t xml:space="preserve"> </w:t>
            </w:r>
            <w:r w:rsidRPr="00D013F2">
              <w:rPr>
                <w:rFonts w:ascii="Calibri" w:hAnsi="Calibri"/>
                <w:sz w:val="15"/>
                <w:lang w:val="es-AR"/>
              </w:rPr>
              <w:t>capacidad</w:t>
            </w:r>
            <w:r w:rsidRPr="00D013F2">
              <w:rPr>
                <w:rFonts w:ascii="Calibri" w:hAnsi="Calibri"/>
                <w:spacing w:val="-2"/>
                <w:sz w:val="15"/>
                <w:lang w:val="es-AR"/>
              </w:rPr>
              <w:t xml:space="preserve"> </w:t>
            </w:r>
            <w:r w:rsidRPr="00D013F2">
              <w:rPr>
                <w:rFonts w:ascii="Calibri" w:hAnsi="Calibri"/>
                <w:sz w:val="15"/>
                <w:lang w:val="es-AR"/>
              </w:rPr>
              <w:t>mínima</w:t>
            </w:r>
            <w:r w:rsidRPr="00D013F2">
              <w:rPr>
                <w:rFonts w:ascii="Calibri" w:hAnsi="Calibri"/>
                <w:spacing w:val="-1"/>
                <w:sz w:val="15"/>
                <w:lang w:val="es-AR"/>
              </w:rPr>
              <w:t xml:space="preserve"> </w:t>
            </w:r>
            <w:r w:rsidRPr="00D013F2">
              <w:rPr>
                <w:rFonts w:ascii="Calibri" w:hAnsi="Calibri"/>
                <w:sz w:val="15"/>
                <w:lang w:val="es-AR"/>
              </w:rPr>
              <w:t>de</w:t>
            </w:r>
            <w:r w:rsidRPr="00D013F2">
              <w:rPr>
                <w:rFonts w:ascii="Calibri" w:hAnsi="Calibri"/>
                <w:w w:val="99"/>
                <w:sz w:val="15"/>
                <w:lang w:val="es-AR"/>
              </w:rPr>
              <w:t xml:space="preserve"> </w:t>
            </w:r>
            <w:r w:rsidRPr="00D013F2">
              <w:rPr>
                <w:rFonts w:ascii="Calibri" w:hAnsi="Calibri"/>
                <w:sz w:val="15"/>
                <w:lang w:val="es-AR"/>
              </w:rPr>
              <w:t>balde</w:t>
            </w:r>
            <w:r w:rsidRPr="00D013F2">
              <w:rPr>
                <w:rFonts w:ascii="Calibri" w:hAnsi="Calibri"/>
                <w:spacing w:val="-3"/>
                <w:sz w:val="15"/>
                <w:lang w:val="es-AR"/>
              </w:rPr>
              <w:t xml:space="preserve"> </w:t>
            </w:r>
            <w:r w:rsidRPr="00D013F2">
              <w:rPr>
                <w:rFonts w:ascii="Calibri" w:hAnsi="Calibri"/>
                <w:sz w:val="15"/>
                <w:lang w:val="es-AR"/>
              </w:rPr>
              <w:t>de</w:t>
            </w:r>
            <w:r w:rsidRPr="00D013F2">
              <w:rPr>
                <w:rFonts w:ascii="Calibri" w:hAnsi="Calibri"/>
                <w:spacing w:val="-2"/>
                <w:sz w:val="15"/>
                <w:lang w:val="es-AR"/>
              </w:rPr>
              <w:t xml:space="preserve"> </w:t>
            </w:r>
            <w:r w:rsidRPr="00D013F2">
              <w:rPr>
                <w:rFonts w:ascii="Calibri" w:hAnsi="Calibri"/>
                <w:sz w:val="15"/>
                <w:lang w:val="es-AR"/>
              </w:rPr>
              <w:t>1m3</w:t>
            </w:r>
            <w:r w:rsidRPr="00D013F2">
              <w:rPr>
                <w:rFonts w:ascii="Calibri" w:hAnsi="Calibri"/>
                <w:spacing w:val="-2"/>
                <w:sz w:val="15"/>
                <w:lang w:val="es-AR"/>
              </w:rPr>
              <w:t xml:space="preserve"> </w:t>
            </w:r>
            <w:r w:rsidRPr="00D013F2">
              <w:rPr>
                <w:rFonts w:ascii="Calibri" w:hAnsi="Calibri"/>
                <w:sz w:val="15"/>
                <w:lang w:val="es-AR"/>
              </w:rPr>
              <w:t>y un peso</w:t>
            </w:r>
            <w:r w:rsidRPr="00D013F2">
              <w:rPr>
                <w:rFonts w:ascii="Calibri" w:hAnsi="Calibri"/>
                <w:spacing w:val="-3"/>
                <w:sz w:val="15"/>
                <w:lang w:val="es-AR"/>
              </w:rPr>
              <w:t xml:space="preserve"> </w:t>
            </w:r>
            <w:r w:rsidRPr="00D013F2">
              <w:rPr>
                <w:rFonts w:ascii="Calibri" w:hAnsi="Calibri"/>
                <w:sz w:val="15"/>
                <w:lang w:val="es-AR"/>
              </w:rPr>
              <w:t>no</w:t>
            </w:r>
            <w:r w:rsidRPr="00D013F2">
              <w:rPr>
                <w:rFonts w:ascii="Calibri" w:hAnsi="Calibri"/>
                <w:spacing w:val="-1"/>
                <w:sz w:val="15"/>
                <w:lang w:val="es-AR"/>
              </w:rPr>
              <w:t xml:space="preserve"> </w:t>
            </w:r>
            <w:r w:rsidRPr="00D013F2">
              <w:rPr>
                <w:rFonts w:ascii="Calibri" w:hAnsi="Calibri"/>
                <w:sz w:val="15"/>
                <w:lang w:val="es-AR"/>
              </w:rPr>
              <w:t>menor</w:t>
            </w:r>
            <w:r w:rsidRPr="00D013F2">
              <w:rPr>
                <w:rFonts w:ascii="Calibri" w:hAnsi="Calibri"/>
                <w:spacing w:val="-1"/>
                <w:sz w:val="15"/>
                <w:lang w:val="es-AR"/>
              </w:rPr>
              <w:t xml:space="preserve"> </w:t>
            </w:r>
            <w:r w:rsidRPr="00D013F2">
              <w:rPr>
                <w:rFonts w:ascii="Calibri" w:hAnsi="Calibri"/>
                <w:sz w:val="15"/>
                <w:lang w:val="es-AR"/>
              </w:rPr>
              <w:t>a</w:t>
            </w:r>
          </w:p>
          <w:p w14:paraId="14B218BD" w14:textId="77777777" w:rsidR="003E2A50" w:rsidRPr="00D013F2" w:rsidRDefault="003E2A50" w:rsidP="00B81C7E">
            <w:pPr>
              <w:pStyle w:val="TableParagraph"/>
              <w:spacing w:before="1"/>
              <w:ind w:left="122" w:right="123" w:firstLine="153"/>
              <w:rPr>
                <w:rFonts w:ascii="Calibri" w:eastAsia="Calibri" w:hAnsi="Calibri" w:cs="Calibri"/>
                <w:sz w:val="15"/>
                <w:szCs w:val="15"/>
                <w:lang w:val="es-AR"/>
              </w:rPr>
            </w:pPr>
            <w:r w:rsidRPr="00D013F2">
              <w:rPr>
                <w:rFonts w:ascii="Calibri" w:hAnsi="Calibri"/>
                <w:spacing w:val="-1"/>
                <w:sz w:val="15"/>
                <w:lang w:val="es-AR"/>
              </w:rPr>
              <w:t>19.000</w:t>
            </w:r>
            <w:r w:rsidRPr="00D013F2">
              <w:rPr>
                <w:rFonts w:ascii="Calibri" w:hAnsi="Calibri"/>
                <w:spacing w:val="-3"/>
                <w:sz w:val="15"/>
                <w:lang w:val="es-AR"/>
              </w:rPr>
              <w:t xml:space="preserve"> </w:t>
            </w:r>
            <w:r w:rsidRPr="00D013F2">
              <w:rPr>
                <w:rFonts w:ascii="Calibri" w:hAnsi="Calibri"/>
                <w:sz w:val="15"/>
                <w:lang w:val="es-AR"/>
              </w:rPr>
              <w:t>kg.</w:t>
            </w:r>
            <w:r w:rsidRPr="00D013F2">
              <w:rPr>
                <w:rFonts w:ascii="Calibri" w:hAnsi="Calibri"/>
                <w:spacing w:val="-2"/>
                <w:sz w:val="15"/>
                <w:lang w:val="es-AR"/>
              </w:rPr>
              <w:t xml:space="preserve"> </w:t>
            </w:r>
            <w:r w:rsidRPr="00D013F2">
              <w:rPr>
                <w:rFonts w:ascii="Calibri" w:hAnsi="Calibri"/>
                <w:sz w:val="15"/>
                <w:lang w:val="es-AR"/>
              </w:rPr>
              <w:t>Con</w:t>
            </w:r>
            <w:r w:rsidRPr="00D013F2">
              <w:rPr>
                <w:rFonts w:ascii="Calibri" w:hAnsi="Calibri"/>
                <w:spacing w:val="25"/>
                <w:sz w:val="15"/>
                <w:lang w:val="es-AR"/>
              </w:rPr>
              <w:t xml:space="preserve"> </w:t>
            </w:r>
            <w:r w:rsidRPr="00D013F2">
              <w:rPr>
                <w:rFonts w:ascii="Calibri" w:hAnsi="Calibri"/>
                <w:sz w:val="15"/>
                <w:lang w:val="es-AR"/>
              </w:rPr>
              <w:t>antigüedad</w:t>
            </w:r>
            <w:r w:rsidRPr="00D013F2">
              <w:rPr>
                <w:rFonts w:ascii="Calibri" w:hAnsi="Calibri"/>
                <w:spacing w:val="-4"/>
                <w:sz w:val="15"/>
                <w:lang w:val="es-AR"/>
              </w:rPr>
              <w:t xml:space="preserve"> </w:t>
            </w:r>
            <w:r w:rsidRPr="00D013F2">
              <w:rPr>
                <w:rFonts w:ascii="Calibri" w:hAnsi="Calibri"/>
                <w:spacing w:val="-1"/>
                <w:sz w:val="15"/>
                <w:lang w:val="es-AR"/>
              </w:rPr>
              <w:t>máxima</w:t>
            </w:r>
          </w:p>
          <w:p w14:paraId="0F6BBED0" w14:textId="77777777" w:rsidR="003E2A50" w:rsidRPr="00D013F2" w:rsidRDefault="003E2A50" w:rsidP="00B81C7E">
            <w:pPr>
              <w:pStyle w:val="TableParagraph"/>
              <w:spacing w:before="1"/>
              <w:ind w:right="1"/>
              <w:jc w:val="center"/>
              <w:rPr>
                <w:rFonts w:ascii="Calibri" w:eastAsia="Calibri" w:hAnsi="Calibri" w:cs="Calibri"/>
                <w:sz w:val="15"/>
                <w:szCs w:val="15"/>
                <w:lang w:val="es-AR"/>
              </w:rPr>
            </w:pPr>
            <w:r w:rsidRPr="00D013F2">
              <w:rPr>
                <w:rFonts w:ascii="Calibri" w:hAnsi="Calibri"/>
                <w:sz w:val="15"/>
                <w:lang w:val="es-AR"/>
              </w:rPr>
              <w:t>de</w:t>
            </w:r>
            <w:r w:rsidRPr="00D013F2">
              <w:rPr>
                <w:rFonts w:ascii="Calibri" w:hAnsi="Calibri"/>
                <w:spacing w:val="-2"/>
                <w:sz w:val="15"/>
                <w:lang w:val="es-AR"/>
              </w:rPr>
              <w:t xml:space="preserve"> </w:t>
            </w:r>
            <w:r w:rsidRPr="00D013F2">
              <w:rPr>
                <w:rFonts w:ascii="Calibri" w:hAnsi="Calibri"/>
                <w:sz w:val="15"/>
                <w:lang w:val="es-AR"/>
              </w:rPr>
              <w:t>10</w:t>
            </w:r>
            <w:r w:rsidRPr="00D013F2">
              <w:rPr>
                <w:rFonts w:ascii="Calibri" w:hAnsi="Calibri"/>
                <w:spacing w:val="-3"/>
                <w:sz w:val="15"/>
                <w:lang w:val="es-AR"/>
              </w:rPr>
              <w:t xml:space="preserve"> </w:t>
            </w:r>
            <w:r w:rsidRPr="00D013F2">
              <w:rPr>
                <w:rFonts w:ascii="Calibri" w:hAnsi="Calibri"/>
                <w:sz w:val="15"/>
                <w:lang w:val="es-AR"/>
              </w:rPr>
              <w:t>años.</w:t>
            </w:r>
          </w:p>
        </w:tc>
        <w:tc>
          <w:tcPr>
            <w:tcW w:w="800" w:type="dxa"/>
            <w:tcBorders>
              <w:top w:val="single" w:sz="4" w:space="0" w:color="000000"/>
              <w:left w:val="single" w:sz="4" w:space="0" w:color="000000"/>
              <w:bottom w:val="single" w:sz="5" w:space="0" w:color="000000"/>
              <w:right w:val="single" w:sz="4" w:space="0" w:color="000000"/>
            </w:tcBorders>
          </w:tcPr>
          <w:p w14:paraId="3383F539" w14:textId="77777777" w:rsidR="003E2A50" w:rsidRPr="00D013F2" w:rsidRDefault="003E2A50" w:rsidP="00B81C7E">
            <w:pPr>
              <w:pStyle w:val="TableParagraph"/>
              <w:rPr>
                <w:rFonts w:ascii="Calibri" w:eastAsia="Calibri" w:hAnsi="Calibri" w:cs="Calibri"/>
                <w:sz w:val="14"/>
                <w:szCs w:val="14"/>
                <w:lang w:val="es-AR"/>
              </w:rPr>
            </w:pPr>
          </w:p>
          <w:p w14:paraId="6863665E" w14:textId="77777777" w:rsidR="003E2A50" w:rsidRPr="00D013F2" w:rsidRDefault="003E2A50" w:rsidP="00B81C7E">
            <w:pPr>
              <w:pStyle w:val="TableParagraph"/>
              <w:rPr>
                <w:rFonts w:ascii="Calibri" w:eastAsia="Calibri" w:hAnsi="Calibri" w:cs="Calibri"/>
                <w:sz w:val="14"/>
                <w:szCs w:val="14"/>
                <w:lang w:val="es-AR"/>
              </w:rPr>
            </w:pPr>
          </w:p>
          <w:p w14:paraId="485B1C1C" w14:textId="77777777" w:rsidR="003E2A50" w:rsidRPr="00D013F2" w:rsidRDefault="003E2A50" w:rsidP="00B81C7E">
            <w:pPr>
              <w:pStyle w:val="TableParagraph"/>
              <w:rPr>
                <w:rFonts w:ascii="Calibri" w:eastAsia="Calibri" w:hAnsi="Calibri" w:cs="Calibri"/>
                <w:sz w:val="14"/>
                <w:szCs w:val="14"/>
                <w:lang w:val="es-AR"/>
              </w:rPr>
            </w:pPr>
          </w:p>
          <w:p w14:paraId="6A523097" w14:textId="77777777" w:rsidR="003E2A50" w:rsidRDefault="003E2A50" w:rsidP="00B81C7E">
            <w:pPr>
              <w:pStyle w:val="TableParagraph"/>
              <w:spacing w:before="122"/>
              <w:jc w:val="center"/>
              <w:rPr>
                <w:rFonts w:ascii="Calibri" w:eastAsia="Calibri" w:hAnsi="Calibri" w:cs="Calibri"/>
                <w:sz w:val="15"/>
                <w:szCs w:val="15"/>
              </w:rPr>
            </w:pPr>
            <w:r>
              <w:rPr>
                <w:rFonts w:ascii="Calibri"/>
                <w:sz w:val="15"/>
              </w:rPr>
              <w:t>3</w:t>
            </w:r>
          </w:p>
        </w:tc>
        <w:tc>
          <w:tcPr>
            <w:tcW w:w="1466" w:type="dxa"/>
            <w:tcBorders>
              <w:top w:val="single" w:sz="4" w:space="0" w:color="000000"/>
              <w:left w:val="single" w:sz="4" w:space="0" w:color="000000"/>
              <w:bottom w:val="single" w:sz="5" w:space="0" w:color="000000"/>
              <w:right w:val="single" w:sz="4" w:space="0" w:color="000000"/>
            </w:tcBorders>
          </w:tcPr>
          <w:p w14:paraId="6E1F0990" w14:textId="77777777" w:rsidR="003E2A50" w:rsidRDefault="003E2A50" w:rsidP="00B81C7E">
            <w:pPr>
              <w:pStyle w:val="TableParagraph"/>
              <w:rPr>
                <w:rFonts w:ascii="Calibri" w:eastAsia="Calibri" w:hAnsi="Calibri" w:cs="Calibri"/>
                <w:sz w:val="14"/>
                <w:szCs w:val="14"/>
              </w:rPr>
            </w:pPr>
          </w:p>
          <w:p w14:paraId="37BECB0E" w14:textId="77777777" w:rsidR="003E2A50" w:rsidRDefault="003E2A50" w:rsidP="00B81C7E">
            <w:pPr>
              <w:pStyle w:val="TableParagraph"/>
              <w:rPr>
                <w:rFonts w:ascii="Calibri" w:eastAsia="Calibri" w:hAnsi="Calibri" w:cs="Calibri"/>
                <w:sz w:val="14"/>
                <w:szCs w:val="14"/>
              </w:rPr>
            </w:pPr>
          </w:p>
          <w:p w14:paraId="2D80A7BC" w14:textId="77777777" w:rsidR="003E2A50" w:rsidRDefault="003E2A50" w:rsidP="00B81C7E">
            <w:pPr>
              <w:pStyle w:val="TableParagraph"/>
              <w:rPr>
                <w:rFonts w:ascii="Calibri" w:eastAsia="Calibri" w:hAnsi="Calibri" w:cs="Calibri"/>
                <w:sz w:val="14"/>
                <w:szCs w:val="14"/>
              </w:rPr>
            </w:pPr>
          </w:p>
          <w:p w14:paraId="3BAFB45C" w14:textId="77777777" w:rsidR="003E2A50" w:rsidRDefault="003E2A50" w:rsidP="00B81C7E">
            <w:pPr>
              <w:pStyle w:val="TableParagraph"/>
              <w:spacing w:before="122"/>
              <w:ind w:right="2"/>
              <w:jc w:val="center"/>
              <w:rPr>
                <w:rFonts w:ascii="Calibri" w:eastAsia="Calibri" w:hAnsi="Calibri" w:cs="Calibri"/>
                <w:sz w:val="15"/>
                <w:szCs w:val="15"/>
              </w:rPr>
            </w:pPr>
            <w:r>
              <w:rPr>
                <w:rFonts w:ascii="Calibri"/>
                <w:sz w:val="15"/>
              </w:rPr>
              <w:t>3</w:t>
            </w:r>
          </w:p>
        </w:tc>
        <w:tc>
          <w:tcPr>
            <w:tcW w:w="934" w:type="dxa"/>
            <w:tcBorders>
              <w:top w:val="single" w:sz="4" w:space="0" w:color="000000"/>
              <w:left w:val="single" w:sz="4" w:space="0" w:color="000000"/>
              <w:bottom w:val="single" w:sz="5" w:space="0" w:color="000000"/>
              <w:right w:val="single" w:sz="5" w:space="0" w:color="000000"/>
            </w:tcBorders>
          </w:tcPr>
          <w:p w14:paraId="5EA6F7D3" w14:textId="77777777" w:rsidR="003E2A50" w:rsidRDefault="003E2A50" w:rsidP="00B81C7E">
            <w:pPr>
              <w:pStyle w:val="TableParagraph"/>
              <w:rPr>
                <w:rFonts w:ascii="Calibri" w:eastAsia="Calibri" w:hAnsi="Calibri" w:cs="Calibri"/>
                <w:sz w:val="14"/>
                <w:szCs w:val="14"/>
              </w:rPr>
            </w:pPr>
          </w:p>
          <w:p w14:paraId="467E41A7" w14:textId="77777777" w:rsidR="003E2A50" w:rsidRDefault="003E2A50" w:rsidP="00B81C7E">
            <w:pPr>
              <w:pStyle w:val="TableParagraph"/>
              <w:rPr>
                <w:rFonts w:ascii="Calibri" w:eastAsia="Calibri" w:hAnsi="Calibri" w:cs="Calibri"/>
                <w:sz w:val="14"/>
                <w:szCs w:val="14"/>
              </w:rPr>
            </w:pPr>
          </w:p>
          <w:p w14:paraId="74A98200" w14:textId="77777777" w:rsidR="003E2A50" w:rsidRDefault="003E2A50" w:rsidP="00B81C7E">
            <w:pPr>
              <w:pStyle w:val="TableParagraph"/>
              <w:rPr>
                <w:rFonts w:ascii="Calibri" w:eastAsia="Calibri" w:hAnsi="Calibri" w:cs="Calibri"/>
                <w:sz w:val="14"/>
                <w:szCs w:val="14"/>
              </w:rPr>
            </w:pPr>
          </w:p>
          <w:p w14:paraId="25ED2E24" w14:textId="77777777" w:rsidR="003E2A50" w:rsidRDefault="003E2A50" w:rsidP="00B81C7E">
            <w:pPr>
              <w:pStyle w:val="TableParagraph"/>
              <w:spacing w:before="122"/>
              <w:ind w:right="2"/>
              <w:jc w:val="center"/>
              <w:rPr>
                <w:rFonts w:ascii="Calibri" w:eastAsia="Calibri" w:hAnsi="Calibri" w:cs="Calibri"/>
                <w:sz w:val="15"/>
                <w:szCs w:val="15"/>
              </w:rPr>
            </w:pPr>
            <w:r>
              <w:rPr>
                <w:rFonts w:ascii="Calibri"/>
                <w:sz w:val="15"/>
              </w:rPr>
              <w:t>-</w:t>
            </w:r>
          </w:p>
        </w:tc>
        <w:tc>
          <w:tcPr>
            <w:tcW w:w="1200" w:type="dxa"/>
            <w:tcBorders>
              <w:top w:val="single" w:sz="4" w:space="0" w:color="000000"/>
              <w:left w:val="single" w:sz="5" w:space="0" w:color="000000"/>
              <w:bottom w:val="single" w:sz="5" w:space="0" w:color="000000"/>
              <w:right w:val="single" w:sz="5" w:space="0" w:color="000000"/>
            </w:tcBorders>
          </w:tcPr>
          <w:p w14:paraId="170FE389" w14:textId="77777777" w:rsidR="003E2A50" w:rsidRDefault="003E2A50" w:rsidP="00B81C7E">
            <w:pPr>
              <w:pStyle w:val="TableParagraph"/>
              <w:rPr>
                <w:rFonts w:ascii="Calibri" w:eastAsia="Calibri" w:hAnsi="Calibri" w:cs="Calibri"/>
                <w:sz w:val="14"/>
                <w:szCs w:val="14"/>
              </w:rPr>
            </w:pPr>
          </w:p>
          <w:p w14:paraId="5798CB0C" w14:textId="77777777" w:rsidR="003E2A50" w:rsidRDefault="003E2A50" w:rsidP="00B81C7E">
            <w:pPr>
              <w:pStyle w:val="TableParagraph"/>
              <w:rPr>
                <w:rFonts w:ascii="Calibri" w:eastAsia="Calibri" w:hAnsi="Calibri" w:cs="Calibri"/>
                <w:sz w:val="14"/>
                <w:szCs w:val="14"/>
              </w:rPr>
            </w:pPr>
          </w:p>
          <w:p w14:paraId="1BB261C1" w14:textId="77777777" w:rsidR="003E2A50" w:rsidRDefault="003E2A50" w:rsidP="00B81C7E">
            <w:pPr>
              <w:pStyle w:val="TableParagraph"/>
              <w:rPr>
                <w:rFonts w:ascii="Calibri" w:eastAsia="Calibri" w:hAnsi="Calibri" w:cs="Calibri"/>
                <w:sz w:val="14"/>
                <w:szCs w:val="14"/>
              </w:rPr>
            </w:pPr>
          </w:p>
          <w:p w14:paraId="255CED26" w14:textId="77777777" w:rsidR="003E2A50" w:rsidRDefault="003E2A50" w:rsidP="00B81C7E">
            <w:pPr>
              <w:pStyle w:val="TableParagraph"/>
              <w:spacing w:before="122"/>
              <w:jc w:val="center"/>
              <w:rPr>
                <w:rFonts w:ascii="Calibri" w:eastAsia="Calibri" w:hAnsi="Calibri" w:cs="Calibri"/>
                <w:sz w:val="15"/>
                <w:szCs w:val="15"/>
              </w:rPr>
            </w:pPr>
            <w:r>
              <w:rPr>
                <w:rFonts w:ascii="Calibri"/>
                <w:sz w:val="15"/>
              </w:rPr>
              <w:t>3</w:t>
            </w:r>
          </w:p>
        </w:tc>
        <w:tc>
          <w:tcPr>
            <w:tcW w:w="1067" w:type="dxa"/>
            <w:tcBorders>
              <w:top w:val="single" w:sz="4" w:space="0" w:color="000000"/>
              <w:left w:val="single" w:sz="5" w:space="0" w:color="000000"/>
              <w:bottom w:val="single" w:sz="5" w:space="0" w:color="000000"/>
              <w:right w:val="single" w:sz="5" w:space="0" w:color="000000"/>
            </w:tcBorders>
          </w:tcPr>
          <w:p w14:paraId="7902A1F1" w14:textId="77777777" w:rsidR="003E2A50" w:rsidRDefault="003E2A50" w:rsidP="00B81C7E">
            <w:pPr>
              <w:pStyle w:val="TableParagraph"/>
              <w:rPr>
                <w:rFonts w:ascii="Calibri" w:eastAsia="Calibri" w:hAnsi="Calibri" w:cs="Calibri"/>
                <w:sz w:val="14"/>
                <w:szCs w:val="14"/>
              </w:rPr>
            </w:pPr>
          </w:p>
          <w:p w14:paraId="750BA444" w14:textId="77777777" w:rsidR="003E2A50" w:rsidRDefault="003E2A50" w:rsidP="00B81C7E">
            <w:pPr>
              <w:pStyle w:val="TableParagraph"/>
              <w:rPr>
                <w:rFonts w:ascii="Calibri" w:eastAsia="Calibri" w:hAnsi="Calibri" w:cs="Calibri"/>
                <w:sz w:val="14"/>
                <w:szCs w:val="14"/>
              </w:rPr>
            </w:pPr>
          </w:p>
          <w:p w14:paraId="5AA9BF82" w14:textId="77777777" w:rsidR="003E2A50" w:rsidRDefault="003E2A50" w:rsidP="00B81C7E">
            <w:pPr>
              <w:pStyle w:val="TableParagraph"/>
              <w:rPr>
                <w:rFonts w:ascii="Calibri" w:eastAsia="Calibri" w:hAnsi="Calibri" w:cs="Calibri"/>
                <w:sz w:val="14"/>
                <w:szCs w:val="14"/>
              </w:rPr>
            </w:pPr>
          </w:p>
          <w:p w14:paraId="3D24D357" w14:textId="77777777" w:rsidR="003E2A50" w:rsidRDefault="003E2A50" w:rsidP="00B81C7E">
            <w:pPr>
              <w:pStyle w:val="TableParagraph"/>
              <w:spacing w:before="122"/>
              <w:ind w:right="1"/>
              <w:jc w:val="center"/>
              <w:rPr>
                <w:rFonts w:ascii="Calibri" w:eastAsia="Calibri" w:hAnsi="Calibri" w:cs="Calibri"/>
                <w:sz w:val="15"/>
                <w:szCs w:val="15"/>
              </w:rPr>
            </w:pPr>
            <w:r>
              <w:rPr>
                <w:rFonts w:ascii="Calibri"/>
                <w:sz w:val="15"/>
              </w:rPr>
              <w:t>2</w:t>
            </w:r>
          </w:p>
        </w:tc>
        <w:tc>
          <w:tcPr>
            <w:tcW w:w="1200" w:type="dxa"/>
            <w:tcBorders>
              <w:top w:val="single" w:sz="4" w:space="0" w:color="000000"/>
              <w:left w:val="single" w:sz="5" w:space="0" w:color="000000"/>
              <w:bottom w:val="single" w:sz="5" w:space="0" w:color="000000"/>
              <w:right w:val="single" w:sz="5" w:space="0" w:color="000000"/>
            </w:tcBorders>
          </w:tcPr>
          <w:p w14:paraId="48CC86C6" w14:textId="77777777" w:rsidR="003E2A50" w:rsidRDefault="003E2A50" w:rsidP="00B81C7E">
            <w:pPr>
              <w:pStyle w:val="TableParagraph"/>
              <w:rPr>
                <w:rFonts w:ascii="Calibri" w:eastAsia="Calibri" w:hAnsi="Calibri" w:cs="Calibri"/>
                <w:sz w:val="14"/>
                <w:szCs w:val="14"/>
              </w:rPr>
            </w:pPr>
          </w:p>
          <w:p w14:paraId="695B2F6C" w14:textId="77777777" w:rsidR="003E2A50" w:rsidRDefault="003E2A50" w:rsidP="00B81C7E">
            <w:pPr>
              <w:pStyle w:val="TableParagraph"/>
              <w:rPr>
                <w:rFonts w:ascii="Calibri" w:eastAsia="Calibri" w:hAnsi="Calibri" w:cs="Calibri"/>
                <w:sz w:val="14"/>
                <w:szCs w:val="14"/>
              </w:rPr>
            </w:pPr>
          </w:p>
          <w:p w14:paraId="6A3725BD" w14:textId="77777777" w:rsidR="003E2A50" w:rsidRDefault="003E2A50" w:rsidP="00B81C7E">
            <w:pPr>
              <w:pStyle w:val="TableParagraph"/>
              <w:rPr>
                <w:rFonts w:ascii="Calibri" w:eastAsia="Calibri" w:hAnsi="Calibri" w:cs="Calibri"/>
                <w:sz w:val="14"/>
                <w:szCs w:val="14"/>
              </w:rPr>
            </w:pPr>
          </w:p>
          <w:p w14:paraId="60AFA5E4" w14:textId="77777777" w:rsidR="003E2A50" w:rsidRDefault="003E2A50" w:rsidP="00B81C7E">
            <w:pPr>
              <w:pStyle w:val="TableParagraph"/>
              <w:spacing w:before="122"/>
              <w:jc w:val="center"/>
              <w:rPr>
                <w:rFonts w:ascii="Calibri" w:eastAsia="Calibri" w:hAnsi="Calibri" w:cs="Calibri"/>
                <w:sz w:val="15"/>
                <w:szCs w:val="15"/>
              </w:rPr>
            </w:pPr>
            <w:r>
              <w:rPr>
                <w:rFonts w:ascii="Calibri"/>
                <w:sz w:val="15"/>
              </w:rPr>
              <w:t>-</w:t>
            </w:r>
          </w:p>
        </w:tc>
      </w:tr>
      <w:tr w:rsidR="003E2A50" w14:paraId="71B4A51A" w14:textId="77777777" w:rsidTr="003E2A50">
        <w:trPr>
          <w:trHeight w:hRule="exact" w:val="1296"/>
        </w:trPr>
        <w:tc>
          <w:tcPr>
            <w:tcW w:w="401" w:type="dxa"/>
            <w:tcBorders>
              <w:top w:val="single" w:sz="5" w:space="0" w:color="000000"/>
              <w:left w:val="single" w:sz="4" w:space="0" w:color="000000"/>
              <w:bottom w:val="single" w:sz="5" w:space="0" w:color="000000"/>
              <w:right w:val="single" w:sz="4" w:space="0" w:color="000000"/>
            </w:tcBorders>
          </w:tcPr>
          <w:p w14:paraId="284D0A21" w14:textId="77777777" w:rsidR="003E2A50" w:rsidRDefault="003E2A50" w:rsidP="00B81C7E">
            <w:pPr>
              <w:pStyle w:val="TableParagraph"/>
              <w:rPr>
                <w:rFonts w:ascii="Calibri" w:eastAsia="Calibri" w:hAnsi="Calibri" w:cs="Calibri"/>
                <w:sz w:val="14"/>
                <w:szCs w:val="14"/>
              </w:rPr>
            </w:pPr>
          </w:p>
          <w:p w14:paraId="2E8A65D0" w14:textId="77777777" w:rsidR="003E2A50" w:rsidRDefault="003E2A50" w:rsidP="00B81C7E">
            <w:pPr>
              <w:pStyle w:val="TableParagraph"/>
              <w:rPr>
                <w:rFonts w:ascii="Calibri" w:eastAsia="Calibri" w:hAnsi="Calibri" w:cs="Calibri"/>
                <w:sz w:val="14"/>
                <w:szCs w:val="14"/>
              </w:rPr>
            </w:pPr>
          </w:p>
          <w:p w14:paraId="0E709D87" w14:textId="77777777" w:rsidR="003E2A50" w:rsidRDefault="003E2A50" w:rsidP="00B81C7E">
            <w:pPr>
              <w:pStyle w:val="TableParagraph"/>
              <w:spacing w:before="5"/>
              <w:rPr>
                <w:rFonts w:ascii="Calibri" w:eastAsia="Calibri" w:hAnsi="Calibri" w:cs="Calibri"/>
                <w:sz w:val="16"/>
                <w:szCs w:val="16"/>
              </w:rPr>
            </w:pPr>
          </w:p>
          <w:p w14:paraId="11580A07" w14:textId="77777777" w:rsidR="003E2A50" w:rsidRDefault="003E2A50" w:rsidP="00B81C7E">
            <w:pPr>
              <w:pStyle w:val="TableParagraph"/>
              <w:ind w:right="1"/>
              <w:jc w:val="center"/>
              <w:rPr>
                <w:rFonts w:ascii="Calibri" w:eastAsia="Calibri" w:hAnsi="Calibri" w:cs="Calibri"/>
                <w:sz w:val="15"/>
                <w:szCs w:val="15"/>
              </w:rPr>
            </w:pPr>
            <w:r>
              <w:rPr>
                <w:rFonts w:ascii="Calibri"/>
                <w:b/>
                <w:sz w:val="15"/>
              </w:rPr>
              <w:t>2</w:t>
            </w:r>
          </w:p>
        </w:tc>
        <w:tc>
          <w:tcPr>
            <w:tcW w:w="1468" w:type="dxa"/>
            <w:tcBorders>
              <w:top w:val="single" w:sz="5" w:space="0" w:color="000000"/>
              <w:left w:val="single" w:sz="4" w:space="0" w:color="000000"/>
              <w:bottom w:val="single" w:sz="5" w:space="0" w:color="000000"/>
              <w:right w:val="single" w:sz="4" w:space="0" w:color="000000"/>
            </w:tcBorders>
          </w:tcPr>
          <w:p w14:paraId="79857B0B" w14:textId="77777777" w:rsidR="003E2A50" w:rsidRPr="00D013F2" w:rsidRDefault="003E2A50" w:rsidP="00B81C7E">
            <w:pPr>
              <w:pStyle w:val="TableParagraph"/>
              <w:spacing w:line="174" w:lineRule="exact"/>
              <w:jc w:val="center"/>
              <w:rPr>
                <w:rFonts w:ascii="Calibri" w:eastAsia="Calibri" w:hAnsi="Calibri" w:cs="Calibri"/>
                <w:sz w:val="15"/>
                <w:szCs w:val="15"/>
                <w:lang w:val="es-AR"/>
              </w:rPr>
            </w:pPr>
            <w:r w:rsidRPr="00D013F2">
              <w:rPr>
                <w:rFonts w:ascii="Calibri" w:hAnsi="Calibri"/>
                <w:sz w:val="15"/>
                <w:lang w:val="es-AR"/>
              </w:rPr>
              <w:t xml:space="preserve">Camión </w:t>
            </w:r>
            <w:r w:rsidRPr="00D013F2">
              <w:rPr>
                <w:rFonts w:ascii="Calibri" w:hAnsi="Calibri"/>
                <w:spacing w:val="-1"/>
                <w:sz w:val="15"/>
                <w:lang w:val="es-AR"/>
              </w:rPr>
              <w:t>con</w:t>
            </w:r>
            <w:r w:rsidRPr="00D013F2">
              <w:rPr>
                <w:rFonts w:ascii="Calibri" w:hAnsi="Calibri"/>
                <w:sz w:val="15"/>
                <w:lang w:val="es-AR"/>
              </w:rPr>
              <w:t xml:space="preserve"> una</w:t>
            </w:r>
          </w:p>
          <w:p w14:paraId="10CE404C" w14:textId="77777777" w:rsidR="003E2A50" w:rsidRPr="00D013F2" w:rsidRDefault="003E2A50" w:rsidP="00B81C7E">
            <w:pPr>
              <w:pStyle w:val="TableParagraph"/>
              <w:spacing w:before="1"/>
              <w:ind w:left="83" w:right="83" w:hanging="1"/>
              <w:jc w:val="center"/>
              <w:rPr>
                <w:rFonts w:ascii="Calibri" w:eastAsia="Calibri" w:hAnsi="Calibri" w:cs="Calibri"/>
                <w:sz w:val="15"/>
                <w:szCs w:val="15"/>
                <w:lang w:val="es-AR"/>
              </w:rPr>
            </w:pPr>
            <w:r w:rsidRPr="00D013F2">
              <w:rPr>
                <w:rFonts w:ascii="Calibri" w:hAnsi="Calibri"/>
                <w:sz w:val="15"/>
                <w:lang w:val="es-AR"/>
              </w:rPr>
              <w:t>antigüedad</w:t>
            </w:r>
            <w:r w:rsidRPr="00D013F2">
              <w:rPr>
                <w:rFonts w:ascii="Calibri" w:hAnsi="Calibri"/>
                <w:spacing w:val="-4"/>
                <w:sz w:val="15"/>
                <w:lang w:val="es-AR"/>
              </w:rPr>
              <w:t xml:space="preserve"> </w:t>
            </w:r>
            <w:r w:rsidRPr="00D013F2">
              <w:rPr>
                <w:rFonts w:ascii="Calibri" w:hAnsi="Calibri"/>
                <w:spacing w:val="-1"/>
                <w:sz w:val="15"/>
                <w:lang w:val="es-AR"/>
              </w:rPr>
              <w:t>máxima</w:t>
            </w:r>
            <w:r w:rsidRPr="00D013F2">
              <w:rPr>
                <w:rFonts w:ascii="Calibri" w:hAnsi="Calibri"/>
                <w:spacing w:val="24"/>
                <w:sz w:val="15"/>
                <w:lang w:val="es-AR"/>
              </w:rPr>
              <w:t xml:space="preserve"> </w:t>
            </w:r>
            <w:r w:rsidRPr="00D013F2">
              <w:rPr>
                <w:rFonts w:ascii="Calibri" w:hAnsi="Calibri"/>
                <w:sz w:val="15"/>
                <w:lang w:val="es-AR"/>
              </w:rPr>
              <w:t>de</w:t>
            </w:r>
            <w:r w:rsidRPr="00D013F2">
              <w:rPr>
                <w:rFonts w:ascii="Calibri" w:hAnsi="Calibri"/>
                <w:spacing w:val="-2"/>
                <w:sz w:val="15"/>
                <w:lang w:val="es-AR"/>
              </w:rPr>
              <w:t xml:space="preserve"> </w:t>
            </w:r>
            <w:r w:rsidRPr="00D013F2">
              <w:rPr>
                <w:rFonts w:ascii="Calibri" w:hAnsi="Calibri"/>
                <w:sz w:val="15"/>
                <w:lang w:val="es-AR"/>
              </w:rPr>
              <w:t>10</w:t>
            </w:r>
            <w:r w:rsidRPr="00D013F2">
              <w:rPr>
                <w:rFonts w:ascii="Calibri" w:hAnsi="Calibri"/>
                <w:spacing w:val="-2"/>
                <w:sz w:val="15"/>
                <w:lang w:val="es-AR"/>
              </w:rPr>
              <w:t xml:space="preserve"> </w:t>
            </w:r>
            <w:r w:rsidRPr="00D013F2">
              <w:rPr>
                <w:rFonts w:ascii="Calibri" w:hAnsi="Calibri"/>
                <w:sz w:val="15"/>
                <w:lang w:val="es-AR"/>
              </w:rPr>
              <w:t>años</w:t>
            </w:r>
            <w:r w:rsidRPr="00D013F2">
              <w:rPr>
                <w:rFonts w:ascii="Calibri" w:hAnsi="Calibri"/>
                <w:spacing w:val="-2"/>
                <w:sz w:val="15"/>
                <w:lang w:val="es-AR"/>
              </w:rPr>
              <w:t xml:space="preserve"> </w:t>
            </w:r>
            <w:r w:rsidRPr="00D013F2">
              <w:rPr>
                <w:rFonts w:ascii="Calibri" w:hAnsi="Calibri"/>
                <w:sz w:val="15"/>
                <w:lang w:val="es-AR"/>
              </w:rPr>
              <w:t>apto</w:t>
            </w:r>
            <w:r w:rsidRPr="00D013F2">
              <w:rPr>
                <w:rFonts w:ascii="Calibri" w:hAnsi="Calibri"/>
                <w:spacing w:val="-2"/>
                <w:sz w:val="15"/>
                <w:lang w:val="es-AR"/>
              </w:rPr>
              <w:t xml:space="preserve"> </w:t>
            </w:r>
            <w:r w:rsidRPr="00D013F2">
              <w:rPr>
                <w:rFonts w:ascii="Calibri" w:hAnsi="Calibri"/>
                <w:sz w:val="15"/>
                <w:lang w:val="es-AR"/>
              </w:rPr>
              <w:t>para</w:t>
            </w:r>
            <w:r w:rsidRPr="00D013F2">
              <w:rPr>
                <w:rFonts w:ascii="Calibri" w:hAnsi="Calibri"/>
                <w:spacing w:val="22"/>
                <w:sz w:val="15"/>
                <w:lang w:val="es-AR"/>
              </w:rPr>
              <w:t xml:space="preserve"> </w:t>
            </w:r>
            <w:r w:rsidRPr="00D013F2">
              <w:rPr>
                <w:rFonts w:ascii="Calibri" w:hAnsi="Calibri"/>
                <w:spacing w:val="-1"/>
                <w:sz w:val="15"/>
                <w:lang w:val="es-AR"/>
              </w:rPr>
              <w:t>el</w:t>
            </w:r>
            <w:r w:rsidRPr="00D013F2">
              <w:rPr>
                <w:rFonts w:ascii="Calibri" w:hAnsi="Calibri"/>
                <w:sz w:val="15"/>
                <w:lang w:val="es-AR"/>
              </w:rPr>
              <w:t xml:space="preserve"> traslado</w:t>
            </w:r>
            <w:r w:rsidRPr="00D013F2">
              <w:rPr>
                <w:rFonts w:ascii="Calibri" w:hAnsi="Calibri"/>
                <w:spacing w:val="-2"/>
                <w:sz w:val="15"/>
                <w:lang w:val="es-AR"/>
              </w:rPr>
              <w:t xml:space="preserve"> </w:t>
            </w:r>
            <w:r w:rsidRPr="00D013F2">
              <w:rPr>
                <w:rFonts w:ascii="Calibri" w:hAnsi="Calibri"/>
                <w:sz w:val="15"/>
                <w:lang w:val="es-AR"/>
              </w:rPr>
              <w:t>de</w:t>
            </w:r>
            <w:r w:rsidRPr="00D013F2">
              <w:rPr>
                <w:rFonts w:ascii="Calibri" w:hAnsi="Calibri"/>
                <w:spacing w:val="-1"/>
                <w:sz w:val="15"/>
                <w:lang w:val="es-AR"/>
              </w:rPr>
              <w:t xml:space="preserve"> </w:t>
            </w:r>
            <w:r w:rsidRPr="00D013F2">
              <w:rPr>
                <w:rFonts w:ascii="Calibri" w:hAnsi="Calibri"/>
                <w:sz w:val="15"/>
                <w:lang w:val="es-AR"/>
              </w:rPr>
              <w:t>los</w:t>
            </w:r>
            <w:r w:rsidRPr="00D013F2">
              <w:rPr>
                <w:rFonts w:ascii="Calibri" w:hAnsi="Calibri"/>
                <w:spacing w:val="22"/>
                <w:sz w:val="15"/>
                <w:lang w:val="es-AR"/>
              </w:rPr>
              <w:t xml:space="preserve"> </w:t>
            </w:r>
            <w:r w:rsidRPr="00D013F2">
              <w:rPr>
                <w:rFonts w:ascii="Calibri" w:hAnsi="Calibri"/>
                <w:spacing w:val="-1"/>
                <w:sz w:val="15"/>
                <w:lang w:val="es-AR"/>
              </w:rPr>
              <w:t>equipos</w:t>
            </w:r>
            <w:r w:rsidRPr="00D013F2">
              <w:rPr>
                <w:rFonts w:ascii="Calibri" w:hAnsi="Calibri"/>
                <w:spacing w:val="25"/>
                <w:sz w:val="15"/>
                <w:lang w:val="es-AR"/>
              </w:rPr>
              <w:t xml:space="preserve"> </w:t>
            </w:r>
            <w:r w:rsidRPr="00D013F2">
              <w:rPr>
                <w:rFonts w:ascii="Calibri" w:hAnsi="Calibri"/>
                <w:spacing w:val="-1"/>
                <w:sz w:val="15"/>
                <w:lang w:val="es-AR"/>
              </w:rPr>
              <w:t xml:space="preserve">mencionados </w:t>
            </w:r>
            <w:r w:rsidRPr="00D013F2">
              <w:rPr>
                <w:rFonts w:ascii="Calibri" w:hAnsi="Calibri"/>
                <w:sz w:val="15"/>
                <w:lang w:val="es-AR"/>
              </w:rPr>
              <w:t xml:space="preserve">en </w:t>
            </w:r>
            <w:r w:rsidRPr="00D013F2">
              <w:rPr>
                <w:rFonts w:ascii="Calibri" w:hAnsi="Calibri"/>
                <w:spacing w:val="-1"/>
                <w:sz w:val="15"/>
                <w:lang w:val="es-AR"/>
              </w:rPr>
              <w:t>el</w:t>
            </w:r>
            <w:r w:rsidRPr="00D013F2">
              <w:rPr>
                <w:rFonts w:ascii="Calibri" w:hAnsi="Calibri"/>
                <w:spacing w:val="20"/>
                <w:sz w:val="15"/>
                <w:lang w:val="es-AR"/>
              </w:rPr>
              <w:t xml:space="preserve"> </w:t>
            </w:r>
            <w:r w:rsidRPr="00D013F2">
              <w:rPr>
                <w:rFonts w:ascii="Calibri" w:hAnsi="Calibri"/>
                <w:spacing w:val="-1"/>
                <w:sz w:val="15"/>
                <w:lang w:val="es-AR"/>
              </w:rPr>
              <w:t>presente</w:t>
            </w:r>
            <w:r w:rsidRPr="00D013F2">
              <w:rPr>
                <w:rFonts w:ascii="Calibri" w:hAnsi="Calibri"/>
                <w:spacing w:val="-8"/>
                <w:sz w:val="15"/>
                <w:lang w:val="es-AR"/>
              </w:rPr>
              <w:t xml:space="preserve"> </w:t>
            </w:r>
            <w:r w:rsidRPr="00D013F2">
              <w:rPr>
                <w:rFonts w:ascii="Calibri" w:hAnsi="Calibri"/>
                <w:sz w:val="15"/>
                <w:lang w:val="es-AR"/>
              </w:rPr>
              <w:t>cuadro.</w:t>
            </w:r>
          </w:p>
        </w:tc>
        <w:tc>
          <w:tcPr>
            <w:tcW w:w="800" w:type="dxa"/>
            <w:tcBorders>
              <w:top w:val="single" w:sz="5" w:space="0" w:color="000000"/>
              <w:left w:val="single" w:sz="4" w:space="0" w:color="000000"/>
              <w:bottom w:val="single" w:sz="5" w:space="0" w:color="000000"/>
              <w:right w:val="single" w:sz="4" w:space="0" w:color="000000"/>
            </w:tcBorders>
          </w:tcPr>
          <w:p w14:paraId="53855B48" w14:textId="77777777" w:rsidR="003E2A50" w:rsidRPr="00D013F2" w:rsidRDefault="003E2A50" w:rsidP="00B81C7E">
            <w:pPr>
              <w:pStyle w:val="TableParagraph"/>
              <w:rPr>
                <w:rFonts w:ascii="Calibri" w:eastAsia="Calibri" w:hAnsi="Calibri" w:cs="Calibri"/>
                <w:sz w:val="14"/>
                <w:szCs w:val="14"/>
                <w:lang w:val="es-AR"/>
              </w:rPr>
            </w:pPr>
          </w:p>
          <w:p w14:paraId="3E0BB16C" w14:textId="77777777" w:rsidR="003E2A50" w:rsidRPr="00D013F2" w:rsidRDefault="003E2A50" w:rsidP="00B81C7E">
            <w:pPr>
              <w:pStyle w:val="TableParagraph"/>
              <w:rPr>
                <w:rFonts w:ascii="Calibri" w:eastAsia="Calibri" w:hAnsi="Calibri" w:cs="Calibri"/>
                <w:sz w:val="14"/>
                <w:szCs w:val="14"/>
                <w:lang w:val="es-AR"/>
              </w:rPr>
            </w:pPr>
          </w:p>
          <w:p w14:paraId="61A25506" w14:textId="77777777" w:rsidR="003E2A50" w:rsidRPr="00D013F2" w:rsidRDefault="003E2A50" w:rsidP="00B81C7E">
            <w:pPr>
              <w:pStyle w:val="TableParagraph"/>
              <w:spacing w:before="5"/>
              <w:rPr>
                <w:rFonts w:ascii="Calibri" w:eastAsia="Calibri" w:hAnsi="Calibri" w:cs="Calibri"/>
                <w:sz w:val="16"/>
                <w:szCs w:val="16"/>
                <w:lang w:val="es-AR"/>
              </w:rPr>
            </w:pPr>
          </w:p>
          <w:p w14:paraId="2BA4AA63" w14:textId="77777777" w:rsidR="003E2A50" w:rsidRDefault="003E2A50" w:rsidP="00B81C7E">
            <w:pPr>
              <w:pStyle w:val="TableParagraph"/>
              <w:jc w:val="center"/>
              <w:rPr>
                <w:rFonts w:ascii="Calibri" w:eastAsia="Calibri" w:hAnsi="Calibri" w:cs="Calibri"/>
                <w:sz w:val="15"/>
                <w:szCs w:val="15"/>
              </w:rPr>
            </w:pPr>
            <w:r>
              <w:rPr>
                <w:rFonts w:ascii="Calibri"/>
                <w:sz w:val="15"/>
              </w:rPr>
              <w:t>2</w:t>
            </w:r>
          </w:p>
        </w:tc>
        <w:tc>
          <w:tcPr>
            <w:tcW w:w="1466" w:type="dxa"/>
            <w:tcBorders>
              <w:top w:val="single" w:sz="5" w:space="0" w:color="000000"/>
              <w:left w:val="single" w:sz="4" w:space="0" w:color="000000"/>
              <w:bottom w:val="single" w:sz="5" w:space="0" w:color="000000"/>
              <w:right w:val="single" w:sz="4" w:space="0" w:color="000000"/>
            </w:tcBorders>
          </w:tcPr>
          <w:p w14:paraId="67295E52" w14:textId="77777777" w:rsidR="003E2A50" w:rsidRDefault="003E2A50" w:rsidP="00B81C7E">
            <w:pPr>
              <w:pStyle w:val="TableParagraph"/>
              <w:rPr>
                <w:rFonts w:ascii="Calibri" w:eastAsia="Calibri" w:hAnsi="Calibri" w:cs="Calibri"/>
                <w:sz w:val="14"/>
                <w:szCs w:val="14"/>
              </w:rPr>
            </w:pPr>
          </w:p>
          <w:p w14:paraId="39145F22" w14:textId="77777777" w:rsidR="003E2A50" w:rsidRDefault="003E2A50" w:rsidP="00B81C7E">
            <w:pPr>
              <w:pStyle w:val="TableParagraph"/>
              <w:rPr>
                <w:rFonts w:ascii="Calibri" w:eastAsia="Calibri" w:hAnsi="Calibri" w:cs="Calibri"/>
                <w:sz w:val="14"/>
                <w:szCs w:val="14"/>
              </w:rPr>
            </w:pPr>
          </w:p>
          <w:p w14:paraId="5D92720B" w14:textId="77777777" w:rsidR="003E2A50" w:rsidRDefault="003E2A50" w:rsidP="00B81C7E">
            <w:pPr>
              <w:pStyle w:val="TableParagraph"/>
              <w:spacing w:before="5"/>
              <w:rPr>
                <w:rFonts w:ascii="Calibri" w:eastAsia="Calibri" w:hAnsi="Calibri" w:cs="Calibri"/>
                <w:sz w:val="16"/>
                <w:szCs w:val="16"/>
              </w:rPr>
            </w:pPr>
          </w:p>
          <w:p w14:paraId="562DEFE7" w14:textId="77777777" w:rsidR="003E2A50" w:rsidRDefault="003E2A50" w:rsidP="00B81C7E">
            <w:pPr>
              <w:pStyle w:val="TableParagraph"/>
              <w:ind w:right="2"/>
              <w:jc w:val="center"/>
              <w:rPr>
                <w:rFonts w:ascii="Calibri" w:eastAsia="Calibri" w:hAnsi="Calibri" w:cs="Calibri"/>
                <w:sz w:val="15"/>
                <w:szCs w:val="15"/>
              </w:rPr>
            </w:pPr>
            <w:r>
              <w:rPr>
                <w:rFonts w:ascii="Calibri"/>
                <w:sz w:val="15"/>
              </w:rPr>
              <w:t>2</w:t>
            </w:r>
          </w:p>
        </w:tc>
        <w:tc>
          <w:tcPr>
            <w:tcW w:w="934" w:type="dxa"/>
            <w:tcBorders>
              <w:top w:val="single" w:sz="5" w:space="0" w:color="000000"/>
              <w:left w:val="single" w:sz="4" w:space="0" w:color="000000"/>
              <w:bottom w:val="single" w:sz="5" w:space="0" w:color="000000"/>
              <w:right w:val="single" w:sz="5" w:space="0" w:color="000000"/>
            </w:tcBorders>
          </w:tcPr>
          <w:p w14:paraId="3B595DF0" w14:textId="77777777" w:rsidR="003E2A50" w:rsidRDefault="003E2A50" w:rsidP="00B81C7E">
            <w:pPr>
              <w:pStyle w:val="TableParagraph"/>
              <w:rPr>
                <w:rFonts w:ascii="Calibri" w:eastAsia="Calibri" w:hAnsi="Calibri" w:cs="Calibri"/>
                <w:sz w:val="14"/>
                <w:szCs w:val="14"/>
              </w:rPr>
            </w:pPr>
          </w:p>
          <w:p w14:paraId="6E75A50A" w14:textId="77777777" w:rsidR="003E2A50" w:rsidRDefault="003E2A50" w:rsidP="00B81C7E">
            <w:pPr>
              <w:pStyle w:val="TableParagraph"/>
              <w:rPr>
                <w:rFonts w:ascii="Calibri" w:eastAsia="Calibri" w:hAnsi="Calibri" w:cs="Calibri"/>
                <w:sz w:val="14"/>
                <w:szCs w:val="14"/>
              </w:rPr>
            </w:pPr>
          </w:p>
          <w:p w14:paraId="32495D34" w14:textId="77777777" w:rsidR="003E2A50" w:rsidRDefault="003E2A50" w:rsidP="00B81C7E">
            <w:pPr>
              <w:pStyle w:val="TableParagraph"/>
              <w:spacing w:before="5"/>
              <w:rPr>
                <w:rFonts w:ascii="Calibri" w:eastAsia="Calibri" w:hAnsi="Calibri" w:cs="Calibri"/>
                <w:sz w:val="16"/>
                <w:szCs w:val="16"/>
              </w:rPr>
            </w:pPr>
          </w:p>
          <w:p w14:paraId="4389755F" w14:textId="77777777" w:rsidR="003E2A50" w:rsidRDefault="003E2A50" w:rsidP="00B81C7E">
            <w:pPr>
              <w:pStyle w:val="TableParagraph"/>
              <w:ind w:right="2"/>
              <w:jc w:val="center"/>
              <w:rPr>
                <w:rFonts w:ascii="Calibri" w:eastAsia="Calibri" w:hAnsi="Calibri" w:cs="Calibri"/>
                <w:sz w:val="15"/>
                <w:szCs w:val="15"/>
              </w:rPr>
            </w:pPr>
            <w:r>
              <w:rPr>
                <w:rFonts w:ascii="Calibri"/>
                <w:sz w:val="15"/>
              </w:rPr>
              <w:t>-</w:t>
            </w:r>
          </w:p>
        </w:tc>
        <w:tc>
          <w:tcPr>
            <w:tcW w:w="1200" w:type="dxa"/>
            <w:tcBorders>
              <w:top w:val="single" w:sz="5" w:space="0" w:color="000000"/>
              <w:left w:val="single" w:sz="5" w:space="0" w:color="000000"/>
              <w:bottom w:val="single" w:sz="5" w:space="0" w:color="000000"/>
              <w:right w:val="single" w:sz="5" w:space="0" w:color="000000"/>
            </w:tcBorders>
          </w:tcPr>
          <w:p w14:paraId="0B68A36B" w14:textId="77777777" w:rsidR="003E2A50" w:rsidRDefault="003E2A50" w:rsidP="00B81C7E">
            <w:pPr>
              <w:pStyle w:val="TableParagraph"/>
              <w:rPr>
                <w:rFonts w:ascii="Calibri" w:eastAsia="Calibri" w:hAnsi="Calibri" w:cs="Calibri"/>
                <w:sz w:val="14"/>
                <w:szCs w:val="14"/>
              </w:rPr>
            </w:pPr>
          </w:p>
          <w:p w14:paraId="4851F48C" w14:textId="77777777" w:rsidR="003E2A50" w:rsidRDefault="003E2A50" w:rsidP="00B81C7E">
            <w:pPr>
              <w:pStyle w:val="TableParagraph"/>
              <w:rPr>
                <w:rFonts w:ascii="Calibri" w:eastAsia="Calibri" w:hAnsi="Calibri" w:cs="Calibri"/>
                <w:sz w:val="14"/>
                <w:szCs w:val="14"/>
              </w:rPr>
            </w:pPr>
          </w:p>
          <w:p w14:paraId="0B1F6CF0" w14:textId="77777777" w:rsidR="003E2A50" w:rsidRDefault="003E2A50" w:rsidP="00B81C7E">
            <w:pPr>
              <w:pStyle w:val="TableParagraph"/>
              <w:spacing w:before="5"/>
              <w:rPr>
                <w:rFonts w:ascii="Calibri" w:eastAsia="Calibri" w:hAnsi="Calibri" w:cs="Calibri"/>
                <w:sz w:val="16"/>
                <w:szCs w:val="16"/>
              </w:rPr>
            </w:pPr>
          </w:p>
          <w:p w14:paraId="4FA2F101" w14:textId="77777777" w:rsidR="003E2A50" w:rsidRDefault="003E2A50" w:rsidP="00B81C7E">
            <w:pPr>
              <w:pStyle w:val="TableParagraph"/>
              <w:ind w:right="1"/>
              <w:jc w:val="center"/>
              <w:rPr>
                <w:rFonts w:ascii="Calibri" w:eastAsia="Calibri" w:hAnsi="Calibri" w:cs="Calibri"/>
                <w:sz w:val="15"/>
                <w:szCs w:val="15"/>
              </w:rPr>
            </w:pPr>
            <w:r>
              <w:rPr>
                <w:rFonts w:ascii="Calibri"/>
                <w:sz w:val="15"/>
              </w:rPr>
              <w:t>2</w:t>
            </w:r>
          </w:p>
        </w:tc>
        <w:tc>
          <w:tcPr>
            <w:tcW w:w="1067" w:type="dxa"/>
            <w:tcBorders>
              <w:top w:val="single" w:sz="5" w:space="0" w:color="000000"/>
              <w:left w:val="single" w:sz="5" w:space="0" w:color="000000"/>
              <w:bottom w:val="single" w:sz="5" w:space="0" w:color="000000"/>
              <w:right w:val="single" w:sz="5" w:space="0" w:color="000000"/>
            </w:tcBorders>
          </w:tcPr>
          <w:p w14:paraId="39048795" w14:textId="77777777" w:rsidR="003E2A50" w:rsidRDefault="003E2A50" w:rsidP="00B81C7E">
            <w:pPr>
              <w:pStyle w:val="TableParagraph"/>
              <w:rPr>
                <w:rFonts w:ascii="Calibri" w:eastAsia="Calibri" w:hAnsi="Calibri" w:cs="Calibri"/>
                <w:sz w:val="14"/>
                <w:szCs w:val="14"/>
              </w:rPr>
            </w:pPr>
          </w:p>
          <w:p w14:paraId="7DD23F42" w14:textId="77777777" w:rsidR="003E2A50" w:rsidRDefault="003E2A50" w:rsidP="00B81C7E">
            <w:pPr>
              <w:pStyle w:val="TableParagraph"/>
              <w:rPr>
                <w:rFonts w:ascii="Calibri" w:eastAsia="Calibri" w:hAnsi="Calibri" w:cs="Calibri"/>
                <w:sz w:val="14"/>
                <w:szCs w:val="14"/>
              </w:rPr>
            </w:pPr>
          </w:p>
          <w:p w14:paraId="05D1C8E8" w14:textId="77777777" w:rsidR="003E2A50" w:rsidRDefault="003E2A50" w:rsidP="00B81C7E">
            <w:pPr>
              <w:pStyle w:val="TableParagraph"/>
              <w:spacing w:before="5"/>
              <w:rPr>
                <w:rFonts w:ascii="Calibri" w:eastAsia="Calibri" w:hAnsi="Calibri" w:cs="Calibri"/>
                <w:sz w:val="16"/>
                <w:szCs w:val="16"/>
              </w:rPr>
            </w:pPr>
          </w:p>
          <w:p w14:paraId="5C151E8F" w14:textId="77777777" w:rsidR="003E2A50" w:rsidRDefault="003E2A50" w:rsidP="00B81C7E">
            <w:pPr>
              <w:pStyle w:val="TableParagraph"/>
              <w:ind w:right="1"/>
              <w:jc w:val="center"/>
              <w:rPr>
                <w:rFonts w:ascii="Calibri" w:eastAsia="Calibri" w:hAnsi="Calibri" w:cs="Calibri"/>
                <w:sz w:val="15"/>
                <w:szCs w:val="15"/>
              </w:rPr>
            </w:pPr>
            <w:r>
              <w:rPr>
                <w:rFonts w:ascii="Calibri"/>
                <w:sz w:val="15"/>
              </w:rPr>
              <w:t>1</w:t>
            </w:r>
          </w:p>
        </w:tc>
        <w:tc>
          <w:tcPr>
            <w:tcW w:w="1200" w:type="dxa"/>
            <w:tcBorders>
              <w:top w:val="single" w:sz="5" w:space="0" w:color="000000"/>
              <w:left w:val="single" w:sz="5" w:space="0" w:color="000000"/>
              <w:bottom w:val="single" w:sz="5" w:space="0" w:color="000000"/>
              <w:right w:val="single" w:sz="5" w:space="0" w:color="000000"/>
            </w:tcBorders>
          </w:tcPr>
          <w:p w14:paraId="31422938" w14:textId="77777777" w:rsidR="003E2A50" w:rsidRDefault="003E2A50" w:rsidP="00B81C7E">
            <w:pPr>
              <w:pStyle w:val="TableParagraph"/>
              <w:rPr>
                <w:rFonts w:ascii="Calibri" w:eastAsia="Calibri" w:hAnsi="Calibri" w:cs="Calibri"/>
                <w:sz w:val="14"/>
                <w:szCs w:val="14"/>
              </w:rPr>
            </w:pPr>
          </w:p>
          <w:p w14:paraId="523417F1" w14:textId="77777777" w:rsidR="003E2A50" w:rsidRDefault="003E2A50" w:rsidP="00B81C7E">
            <w:pPr>
              <w:pStyle w:val="TableParagraph"/>
              <w:rPr>
                <w:rFonts w:ascii="Calibri" w:eastAsia="Calibri" w:hAnsi="Calibri" w:cs="Calibri"/>
                <w:sz w:val="14"/>
                <w:szCs w:val="14"/>
              </w:rPr>
            </w:pPr>
          </w:p>
          <w:p w14:paraId="33876725" w14:textId="77777777" w:rsidR="003E2A50" w:rsidRDefault="003E2A50" w:rsidP="00B81C7E">
            <w:pPr>
              <w:pStyle w:val="TableParagraph"/>
              <w:spacing w:before="5"/>
              <w:rPr>
                <w:rFonts w:ascii="Calibri" w:eastAsia="Calibri" w:hAnsi="Calibri" w:cs="Calibri"/>
                <w:sz w:val="16"/>
                <w:szCs w:val="16"/>
              </w:rPr>
            </w:pPr>
          </w:p>
          <w:p w14:paraId="6C8CD42D" w14:textId="77777777" w:rsidR="003E2A50" w:rsidRDefault="003E2A50" w:rsidP="00B81C7E">
            <w:pPr>
              <w:pStyle w:val="TableParagraph"/>
              <w:jc w:val="center"/>
              <w:rPr>
                <w:rFonts w:ascii="Calibri" w:eastAsia="Calibri" w:hAnsi="Calibri" w:cs="Calibri"/>
                <w:sz w:val="15"/>
                <w:szCs w:val="15"/>
              </w:rPr>
            </w:pPr>
            <w:r>
              <w:rPr>
                <w:rFonts w:ascii="Calibri"/>
                <w:sz w:val="15"/>
              </w:rPr>
              <w:t>-</w:t>
            </w:r>
          </w:p>
        </w:tc>
      </w:tr>
      <w:tr w:rsidR="003E2A50" w14:paraId="082727E2" w14:textId="77777777" w:rsidTr="003E2A50">
        <w:trPr>
          <w:trHeight w:hRule="exact" w:val="560"/>
        </w:trPr>
        <w:tc>
          <w:tcPr>
            <w:tcW w:w="401" w:type="dxa"/>
            <w:tcBorders>
              <w:top w:val="single" w:sz="5" w:space="0" w:color="000000"/>
              <w:left w:val="single" w:sz="4" w:space="0" w:color="000000"/>
              <w:bottom w:val="single" w:sz="5" w:space="0" w:color="000000"/>
              <w:right w:val="single" w:sz="4" w:space="0" w:color="000000"/>
            </w:tcBorders>
          </w:tcPr>
          <w:p w14:paraId="3A2EBFDF" w14:textId="77777777" w:rsidR="003E2A50" w:rsidRDefault="003E2A50" w:rsidP="00B81C7E">
            <w:pPr>
              <w:pStyle w:val="TableParagraph"/>
              <w:spacing w:before="4"/>
              <w:rPr>
                <w:rFonts w:ascii="Calibri" w:eastAsia="Calibri" w:hAnsi="Calibri" w:cs="Calibri"/>
                <w:sz w:val="14"/>
                <w:szCs w:val="14"/>
              </w:rPr>
            </w:pPr>
          </w:p>
          <w:p w14:paraId="2E83975E" w14:textId="77777777" w:rsidR="003E2A50" w:rsidRDefault="003E2A50" w:rsidP="00B81C7E">
            <w:pPr>
              <w:pStyle w:val="TableParagraph"/>
              <w:ind w:right="1"/>
              <w:jc w:val="center"/>
              <w:rPr>
                <w:rFonts w:ascii="Calibri" w:eastAsia="Calibri" w:hAnsi="Calibri" w:cs="Calibri"/>
                <w:sz w:val="15"/>
                <w:szCs w:val="15"/>
              </w:rPr>
            </w:pPr>
            <w:r>
              <w:rPr>
                <w:rFonts w:ascii="Calibri"/>
                <w:b/>
                <w:sz w:val="15"/>
              </w:rPr>
              <w:t>3</w:t>
            </w:r>
          </w:p>
        </w:tc>
        <w:tc>
          <w:tcPr>
            <w:tcW w:w="1468" w:type="dxa"/>
            <w:tcBorders>
              <w:top w:val="single" w:sz="5" w:space="0" w:color="000000"/>
              <w:left w:val="single" w:sz="4" w:space="0" w:color="000000"/>
              <w:bottom w:val="single" w:sz="5" w:space="0" w:color="000000"/>
              <w:right w:val="single" w:sz="4" w:space="0" w:color="000000"/>
            </w:tcBorders>
          </w:tcPr>
          <w:p w14:paraId="0952C453" w14:textId="77777777" w:rsidR="003E2A50" w:rsidRPr="00D013F2" w:rsidRDefault="003E2A50" w:rsidP="00B81C7E">
            <w:pPr>
              <w:pStyle w:val="TableParagraph"/>
              <w:spacing w:line="239" w:lineRule="auto"/>
              <w:ind w:left="78" w:right="78" w:hanging="1"/>
              <w:jc w:val="center"/>
              <w:rPr>
                <w:rFonts w:ascii="Calibri" w:eastAsia="Calibri" w:hAnsi="Calibri" w:cs="Calibri"/>
                <w:sz w:val="15"/>
                <w:szCs w:val="15"/>
                <w:lang w:val="es-AR"/>
              </w:rPr>
            </w:pPr>
            <w:r w:rsidRPr="00D013F2">
              <w:rPr>
                <w:rFonts w:ascii="Calibri" w:hAnsi="Calibri"/>
                <w:sz w:val="15"/>
                <w:lang w:val="es-AR"/>
              </w:rPr>
              <w:t>Carretón</w:t>
            </w:r>
            <w:r w:rsidRPr="00D013F2">
              <w:rPr>
                <w:rFonts w:ascii="Calibri" w:hAnsi="Calibri"/>
                <w:spacing w:val="-4"/>
                <w:sz w:val="15"/>
                <w:lang w:val="es-AR"/>
              </w:rPr>
              <w:t xml:space="preserve"> </w:t>
            </w:r>
            <w:r w:rsidRPr="00D013F2">
              <w:rPr>
                <w:rFonts w:ascii="Calibri" w:hAnsi="Calibri"/>
                <w:sz w:val="15"/>
                <w:lang w:val="es-AR"/>
              </w:rPr>
              <w:t>de</w:t>
            </w:r>
            <w:r w:rsidRPr="00D013F2">
              <w:rPr>
                <w:rFonts w:ascii="Calibri" w:hAnsi="Calibri"/>
                <w:spacing w:val="-3"/>
                <w:sz w:val="15"/>
                <w:lang w:val="es-AR"/>
              </w:rPr>
              <w:t xml:space="preserve"> </w:t>
            </w:r>
            <w:r w:rsidRPr="00D013F2">
              <w:rPr>
                <w:rFonts w:ascii="Calibri" w:hAnsi="Calibri"/>
                <w:sz w:val="15"/>
                <w:lang w:val="es-AR"/>
              </w:rPr>
              <w:t>una</w:t>
            </w:r>
            <w:r w:rsidRPr="00D013F2">
              <w:rPr>
                <w:rFonts w:ascii="Calibri" w:hAnsi="Calibri"/>
                <w:spacing w:val="21"/>
                <w:sz w:val="15"/>
                <w:lang w:val="es-AR"/>
              </w:rPr>
              <w:t xml:space="preserve"> </w:t>
            </w:r>
            <w:r w:rsidRPr="00D013F2">
              <w:rPr>
                <w:rFonts w:ascii="Calibri" w:hAnsi="Calibri"/>
                <w:sz w:val="15"/>
                <w:lang w:val="es-AR"/>
              </w:rPr>
              <w:t>capacidad</w:t>
            </w:r>
            <w:r w:rsidRPr="00D013F2">
              <w:rPr>
                <w:rFonts w:ascii="Calibri" w:hAnsi="Calibri"/>
                <w:spacing w:val="-2"/>
                <w:sz w:val="15"/>
                <w:lang w:val="es-AR"/>
              </w:rPr>
              <w:t xml:space="preserve"> </w:t>
            </w:r>
            <w:r w:rsidRPr="00D013F2">
              <w:rPr>
                <w:rFonts w:ascii="Calibri" w:hAnsi="Calibri"/>
                <w:sz w:val="15"/>
                <w:lang w:val="es-AR"/>
              </w:rPr>
              <w:t>mínima</w:t>
            </w:r>
            <w:r w:rsidRPr="00D013F2">
              <w:rPr>
                <w:rFonts w:ascii="Calibri" w:hAnsi="Calibri"/>
                <w:spacing w:val="-1"/>
                <w:sz w:val="15"/>
                <w:lang w:val="es-AR"/>
              </w:rPr>
              <w:t xml:space="preserve"> </w:t>
            </w:r>
            <w:r w:rsidRPr="00D013F2">
              <w:rPr>
                <w:rFonts w:ascii="Calibri" w:hAnsi="Calibri"/>
                <w:sz w:val="15"/>
                <w:lang w:val="es-AR"/>
              </w:rPr>
              <w:t>de</w:t>
            </w:r>
            <w:r w:rsidRPr="00D013F2">
              <w:rPr>
                <w:rFonts w:ascii="Calibri" w:hAnsi="Calibri"/>
                <w:w w:val="99"/>
                <w:sz w:val="15"/>
                <w:lang w:val="es-AR"/>
              </w:rPr>
              <w:t xml:space="preserve"> </w:t>
            </w:r>
            <w:r w:rsidRPr="00D013F2">
              <w:rPr>
                <w:rFonts w:ascii="Calibri" w:hAnsi="Calibri"/>
                <w:spacing w:val="-1"/>
                <w:sz w:val="15"/>
                <w:lang w:val="es-AR"/>
              </w:rPr>
              <w:t>20</w:t>
            </w:r>
            <w:r w:rsidRPr="00D013F2">
              <w:rPr>
                <w:rFonts w:ascii="Calibri" w:hAnsi="Calibri"/>
                <w:spacing w:val="-4"/>
                <w:sz w:val="15"/>
                <w:lang w:val="es-AR"/>
              </w:rPr>
              <w:t xml:space="preserve"> </w:t>
            </w:r>
            <w:r w:rsidRPr="00D013F2">
              <w:rPr>
                <w:rFonts w:ascii="Calibri" w:hAnsi="Calibri"/>
                <w:sz w:val="15"/>
                <w:lang w:val="es-AR"/>
              </w:rPr>
              <w:t>toneladas.</w:t>
            </w:r>
          </w:p>
        </w:tc>
        <w:tc>
          <w:tcPr>
            <w:tcW w:w="800" w:type="dxa"/>
            <w:tcBorders>
              <w:top w:val="single" w:sz="5" w:space="0" w:color="000000"/>
              <w:left w:val="single" w:sz="4" w:space="0" w:color="000000"/>
              <w:bottom w:val="single" w:sz="5" w:space="0" w:color="000000"/>
              <w:right w:val="single" w:sz="4" w:space="0" w:color="000000"/>
            </w:tcBorders>
          </w:tcPr>
          <w:p w14:paraId="47424918" w14:textId="77777777" w:rsidR="003E2A50" w:rsidRPr="00D013F2" w:rsidRDefault="003E2A50" w:rsidP="00B81C7E">
            <w:pPr>
              <w:pStyle w:val="TableParagraph"/>
              <w:spacing w:before="4"/>
              <w:rPr>
                <w:rFonts w:ascii="Calibri" w:eastAsia="Calibri" w:hAnsi="Calibri" w:cs="Calibri"/>
                <w:sz w:val="14"/>
                <w:szCs w:val="14"/>
                <w:lang w:val="es-AR"/>
              </w:rPr>
            </w:pPr>
          </w:p>
          <w:p w14:paraId="54FAE640" w14:textId="77777777" w:rsidR="003E2A50" w:rsidRDefault="003E2A50" w:rsidP="00B81C7E">
            <w:pPr>
              <w:pStyle w:val="TableParagraph"/>
              <w:jc w:val="center"/>
              <w:rPr>
                <w:rFonts w:ascii="Calibri" w:eastAsia="Calibri" w:hAnsi="Calibri" w:cs="Calibri"/>
                <w:sz w:val="15"/>
                <w:szCs w:val="15"/>
              </w:rPr>
            </w:pPr>
            <w:r>
              <w:rPr>
                <w:rFonts w:ascii="Calibri"/>
                <w:sz w:val="15"/>
              </w:rPr>
              <w:t>2</w:t>
            </w:r>
          </w:p>
        </w:tc>
        <w:tc>
          <w:tcPr>
            <w:tcW w:w="1466" w:type="dxa"/>
            <w:tcBorders>
              <w:top w:val="single" w:sz="5" w:space="0" w:color="000000"/>
              <w:left w:val="single" w:sz="4" w:space="0" w:color="000000"/>
              <w:bottom w:val="single" w:sz="5" w:space="0" w:color="000000"/>
              <w:right w:val="single" w:sz="4" w:space="0" w:color="000000"/>
            </w:tcBorders>
          </w:tcPr>
          <w:p w14:paraId="385FF87F" w14:textId="77777777" w:rsidR="003E2A50" w:rsidRDefault="003E2A50" w:rsidP="00B81C7E">
            <w:pPr>
              <w:pStyle w:val="TableParagraph"/>
              <w:spacing w:before="4"/>
              <w:rPr>
                <w:rFonts w:ascii="Calibri" w:eastAsia="Calibri" w:hAnsi="Calibri" w:cs="Calibri"/>
                <w:sz w:val="14"/>
                <w:szCs w:val="14"/>
              </w:rPr>
            </w:pPr>
          </w:p>
          <w:p w14:paraId="54CCF268" w14:textId="77777777" w:rsidR="003E2A50" w:rsidRDefault="003E2A50" w:rsidP="00B81C7E">
            <w:pPr>
              <w:pStyle w:val="TableParagraph"/>
              <w:ind w:right="2"/>
              <w:jc w:val="center"/>
              <w:rPr>
                <w:rFonts w:ascii="Calibri" w:eastAsia="Calibri" w:hAnsi="Calibri" w:cs="Calibri"/>
                <w:sz w:val="15"/>
                <w:szCs w:val="15"/>
              </w:rPr>
            </w:pPr>
            <w:r>
              <w:rPr>
                <w:rFonts w:ascii="Calibri"/>
                <w:sz w:val="15"/>
              </w:rPr>
              <w:t>2</w:t>
            </w:r>
          </w:p>
        </w:tc>
        <w:tc>
          <w:tcPr>
            <w:tcW w:w="934" w:type="dxa"/>
            <w:tcBorders>
              <w:top w:val="single" w:sz="5" w:space="0" w:color="000000"/>
              <w:left w:val="single" w:sz="4" w:space="0" w:color="000000"/>
              <w:bottom w:val="single" w:sz="5" w:space="0" w:color="000000"/>
              <w:right w:val="single" w:sz="5" w:space="0" w:color="000000"/>
            </w:tcBorders>
          </w:tcPr>
          <w:p w14:paraId="557C6A8E" w14:textId="77777777" w:rsidR="003E2A50" w:rsidRDefault="003E2A50" w:rsidP="00B81C7E">
            <w:pPr>
              <w:pStyle w:val="TableParagraph"/>
              <w:spacing w:before="4"/>
              <w:rPr>
                <w:rFonts w:ascii="Calibri" w:eastAsia="Calibri" w:hAnsi="Calibri" w:cs="Calibri"/>
                <w:sz w:val="14"/>
                <w:szCs w:val="14"/>
              </w:rPr>
            </w:pPr>
          </w:p>
          <w:p w14:paraId="21109D35" w14:textId="77777777" w:rsidR="003E2A50" w:rsidRDefault="003E2A50" w:rsidP="00B81C7E">
            <w:pPr>
              <w:pStyle w:val="TableParagraph"/>
              <w:ind w:right="2"/>
              <w:jc w:val="center"/>
              <w:rPr>
                <w:rFonts w:ascii="Calibri" w:eastAsia="Calibri" w:hAnsi="Calibri" w:cs="Calibri"/>
                <w:sz w:val="15"/>
                <w:szCs w:val="15"/>
              </w:rPr>
            </w:pPr>
            <w:r>
              <w:rPr>
                <w:rFonts w:ascii="Calibri"/>
                <w:sz w:val="15"/>
              </w:rPr>
              <w:t>-</w:t>
            </w:r>
          </w:p>
        </w:tc>
        <w:tc>
          <w:tcPr>
            <w:tcW w:w="1200" w:type="dxa"/>
            <w:tcBorders>
              <w:top w:val="single" w:sz="5" w:space="0" w:color="000000"/>
              <w:left w:val="single" w:sz="5" w:space="0" w:color="000000"/>
              <w:bottom w:val="single" w:sz="5" w:space="0" w:color="000000"/>
              <w:right w:val="single" w:sz="5" w:space="0" w:color="000000"/>
            </w:tcBorders>
          </w:tcPr>
          <w:p w14:paraId="156BC902" w14:textId="77777777" w:rsidR="003E2A50" w:rsidRDefault="003E2A50" w:rsidP="00B81C7E">
            <w:pPr>
              <w:pStyle w:val="TableParagraph"/>
              <w:spacing w:before="4"/>
              <w:rPr>
                <w:rFonts w:ascii="Calibri" w:eastAsia="Calibri" w:hAnsi="Calibri" w:cs="Calibri"/>
                <w:sz w:val="14"/>
                <w:szCs w:val="14"/>
              </w:rPr>
            </w:pPr>
          </w:p>
          <w:p w14:paraId="630B0187" w14:textId="77777777" w:rsidR="003E2A50" w:rsidRDefault="003E2A50" w:rsidP="00B81C7E">
            <w:pPr>
              <w:pStyle w:val="TableParagraph"/>
              <w:ind w:right="1"/>
              <w:jc w:val="center"/>
              <w:rPr>
                <w:rFonts w:ascii="Calibri" w:eastAsia="Calibri" w:hAnsi="Calibri" w:cs="Calibri"/>
                <w:sz w:val="15"/>
                <w:szCs w:val="15"/>
              </w:rPr>
            </w:pPr>
            <w:r>
              <w:rPr>
                <w:rFonts w:ascii="Calibri"/>
                <w:sz w:val="15"/>
              </w:rPr>
              <w:t>2</w:t>
            </w:r>
          </w:p>
        </w:tc>
        <w:tc>
          <w:tcPr>
            <w:tcW w:w="1067" w:type="dxa"/>
            <w:tcBorders>
              <w:top w:val="single" w:sz="5" w:space="0" w:color="000000"/>
              <w:left w:val="single" w:sz="5" w:space="0" w:color="000000"/>
              <w:bottom w:val="single" w:sz="5" w:space="0" w:color="000000"/>
              <w:right w:val="single" w:sz="5" w:space="0" w:color="000000"/>
            </w:tcBorders>
          </w:tcPr>
          <w:p w14:paraId="384693E6" w14:textId="77777777" w:rsidR="003E2A50" w:rsidRDefault="003E2A50" w:rsidP="00B81C7E">
            <w:pPr>
              <w:pStyle w:val="TableParagraph"/>
              <w:spacing w:before="4"/>
              <w:rPr>
                <w:rFonts w:ascii="Calibri" w:eastAsia="Calibri" w:hAnsi="Calibri" w:cs="Calibri"/>
                <w:sz w:val="14"/>
                <w:szCs w:val="14"/>
              </w:rPr>
            </w:pPr>
          </w:p>
          <w:p w14:paraId="06A4C210" w14:textId="77777777" w:rsidR="003E2A50" w:rsidRDefault="003E2A50" w:rsidP="00B81C7E">
            <w:pPr>
              <w:pStyle w:val="TableParagraph"/>
              <w:ind w:right="1"/>
              <w:jc w:val="center"/>
              <w:rPr>
                <w:rFonts w:ascii="Calibri" w:eastAsia="Calibri" w:hAnsi="Calibri" w:cs="Calibri"/>
                <w:sz w:val="15"/>
                <w:szCs w:val="15"/>
              </w:rPr>
            </w:pPr>
            <w:r>
              <w:rPr>
                <w:rFonts w:ascii="Calibri"/>
                <w:sz w:val="15"/>
              </w:rPr>
              <w:t>1</w:t>
            </w:r>
          </w:p>
        </w:tc>
        <w:tc>
          <w:tcPr>
            <w:tcW w:w="1200" w:type="dxa"/>
            <w:tcBorders>
              <w:top w:val="single" w:sz="5" w:space="0" w:color="000000"/>
              <w:left w:val="single" w:sz="5" w:space="0" w:color="000000"/>
              <w:bottom w:val="single" w:sz="5" w:space="0" w:color="000000"/>
              <w:right w:val="single" w:sz="5" w:space="0" w:color="000000"/>
            </w:tcBorders>
          </w:tcPr>
          <w:p w14:paraId="79B59BAD" w14:textId="77777777" w:rsidR="003E2A50" w:rsidRDefault="003E2A50" w:rsidP="00B81C7E">
            <w:pPr>
              <w:pStyle w:val="TableParagraph"/>
              <w:spacing w:before="4"/>
              <w:rPr>
                <w:rFonts w:ascii="Calibri" w:eastAsia="Calibri" w:hAnsi="Calibri" w:cs="Calibri"/>
                <w:sz w:val="14"/>
                <w:szCs w:val="14"/>
              </w:rPr>
            </w:pPr>
          </w:p>
          <w:p w14:paraId="47224112" w14:textId="0F4D5399" w:rsidR="003E2A50" w:rsidRDefault="004D62DA" w:rsidP="00B81C7E">
            <w:pPr>
              <w:pStyle w:val="TableParagraph"/>
              <w:jc w:val="center"/>
              <w:rPr>
                <w:rFonts w:ascii="Calibri" w:eastAsia="Calibri" w:hAnsi="Calibri" w:cs="Calibri"/>
                <w:sz w:val="15"/>
                <w:szCs w:val="15"/>
              </w:rPr>
            </w:pPr>
            <w:r>
              <w:rPr>
                <w:rFonts w:ascii="Calibri"/>
                <w:sz w:val="15"/>
              </w:rPr>
              <w:t>-</w:t>
            </w:r>
          </w:p>
        </w:tc>
      </w:tr>
      <w:tr w:rsidR="003E2A50" w14:paraId="4B5F6298" w14:textId="77777777" w:rsidTr="003E2A50">
        <w:trPr>
          <w:trHeight w:hRule="exact" w:val="745"/>
        </w:trPr>
        <w:tc>
          <w:tcPr>
            <w:tcW w:w="401" w:type="dxa"/>
            <w:tcBorders>
              <w:top w:val="single" w:sz="5" w:space="0" w:color="000000"/>
              <w:left w:val="single" w:sz="4" w:space="0" w:color="000000"/>
              <w:bottom w:val="single" w:sz="5" w:space="0" w:color="000000"/>
              <w:right w:val="single" w:sz="4" w:space="0" w:color="000000"/>
            </w:tcBorders>
          </w:tcPr>
          <w:p w14:paraId="6131C27F" w14:textId="77777777" w:rsidR="003E2A50" w:rsidRDefault="003E2A50" w:rsidP="00B81C7E">
            <w:pPr>
              <w:pStyle w:val="TableParagraph"/>
              <w:rPr>
                <w:rFonts w:ascii="Calibri" w:eastAsia="Calibri" w:hAnsi="Calibri" w:cs="Calibri"/>
                <w:sz w:val="14"/>
                <w:szCs w:val="14"/>
              </w:rPr>
            </w:pPr>
          </w:p>
          <w:p w14:paraId="4CFF6138" w14:textId="77777777" w:rsidR="003E2A50" w:rsidRDefault="003E2A50" w:rsidP="00B81C7E">
            <w:pPr>
              <w:pStyle w:val="TableParagraph"/>
              <w:spacing w:before="96"/>
              <w:ind w:right="1"/>
              <w:jc w:val="center"/>
              <w:rPr>
                <w:rFonts w:ascii="Calibri" w:eastAsia="Calibri" w:hAnsi="Calibri" w:cs="Calibri"/>
                <w:sz w:val="15"/>
                <w:szCs w:val="15"/>
              </w:rPr>
            </w:pPr>
            <w:r>
              <w:rPr>
                <w:rFonts w:ascii="Calibri"/>
                <w:b/>
                <w:sz w:val="15"/>
              </w:rPr>
              <w:t>4</w:t>
            </w:r>
          </w:p>
        </w:tc>
        <w:tc>
          <w:tcPr>
            <w:tcW w:w="1468" w:type="dxa"/>
            <w:tcBorders>
              <w:top w:val="single" w:sz="5" w:space="0" w:color="000000"/>
              <w:left w:val="single" w:sz="4" w:space="0" w:color="000000"/>
              <w:bottom w:val="single" w:sz="5" w:space="0" w:color="000000"/>
              <w:right w:val="single" w:sz="4" w:space="0" w:color="000000"/>
            </w:tcBorders>
          </w:tcPr>
          <w:p w14:paraId="7C418E70" w14:textId="77777777" w:rsidR="003E2A50" w:rsidRPr="00D013F2" w:rsidRDefault="003E2A50" w:rsidP="00B81C7E">
            <w:pPr>
              <w:pStyle w:val="TableParagraph"/>
              <w:ind w:left="122" w:right="123" w:firstLine="1"/>
              <w:jc w:val="center"/>
              <w:rPr>
                <w:rFonts w:ascii="Calibri" w:eastAsia="Calibri" w:hAnsi="Calibri" w:cs="Calibri"/>
                <w:sz w:val="15"/>
                <w:szCs w:val="15"/>
                <w:lang w:val="es-AR"/>
              </w:rPr>
            </w:pPr>
            <w:r w:rsidRPr="00D013F2">
              <w:rPr>
                <w:rFonts w:ascii="Calibri" w:hAnsi="Calibri"/>
                <w:sz w:val="15"/>
                <w:lang w:val="es-AR"/>
              </w:rPr>
              <w:t>Cargador</w:t>
            </w:r>
            <w:r w:rsidRPr="00D013F2">
              <w:rPr>
                <w:rFonts w:ascii="Calibri" w:hAnsi="Calibri"/>
                <w:spacing w:val="-2"/>
                <w:sz w:val="15"/>
                <w:lang w:val="es-AR"/>
              </w:rPr>
              <w:t xml:space="preserve"> </w:t>
            </w:r>
            <w:r w:rsidRPr="00D013F2">
              <w:rPr>
                <w:rFonts w:ascii="Calibri" w:hAnsi="Calibri"/>
                <w:sz w:val="15"/>
                <w:lang w:val="es-AR"/>
              </w:rPr>
              <w:t>frontal o</w:t>
            </w:r>
            <w:r w:rsidRPr="00D013F2">
              <w:rPr>
                <w:rFonts w:ascii="Calibri" w:hAnsi="Calibri"/>
                <w:spacing w:val="21"/>
                <w:sz w:val="15"/>
                <w:lang w:val="es-AR"/>
              </w:rPr>
              <w:t xml:space="preserve"> </w:t>
            </w:r>
            <w:r w:rsidRPr="00D013F2">
              <w:rPr>
                <w:rFonts w:ascii="Calibri" w:hAnsi="Calibri"/>
                <w:spacing w:val="-1"/>
                <w:sz w:val="15"/>
                <w:lang w:val="es-AR"/>
              </w:rPr>
              <w:t>retropala con</w:t>
            </w:r>
            <w:r w:rsidRPr="00D013F2">
              <w:rPr>
                <w:rFonts w:ascii="Calibri" w:hAnsi="Calibri"/>
                <w:sz w:val="15"/>
                <w:lang w:val="es-AR"/>
              </w:rPr>
              <w:t xml:space="preserve"> </w:t>
            </w:r>
            <w:r w:rsidRPr="00D013F2">
              <w:rPr>
                <w:rFonts w:ascii="Calibri" w:hAnsi="Calibri"/>
                <w:spacing w:val="-1"/>
                <w:sz w:val="15"/>
                <w:lang w:val="es-AR"/>
              </w:rPr>
              <w:t>una</w:t>
            </w:r>
            <w:r w:rsidRPr="00D013F2">
              <w:rPr>
                <w:rFonts w:ascii="Calibri" w:hAnsi="Calibri"/>
                <w:spacing w:val="23"/>
                <w:sz w:val="15"/>
                <w:lang w:val="es-AR"/>
              </w:rPr>
              <w:t xml:space="preserve"> </w:t>
            </w:r>
            <w:r w:rsidRPr="00D013F2">
              <w:rPr>
                <w:rFonts w:ascii="Calibri" w:hAnsi="Calibri"/>
                <w:sz w:val="15"/>
                <w:lang w:val="es-AR"/>
              </w:rPr>
              <w:t>antigüedad</w:t>
            </w:r>
            <w:r w:rsidRPr="00D013F2">
              <w:rPr>
                <w:rFonts w:ascii="Calibri" w:hAnsi="Calibri"/>
                <w:spacing w:val="-4"/>
                <w:sz w:val="15"/>
                <w:lang w:val="es-AR"/>
              </w:rPr>
              <w:t xml:space="preserve"> </w:t>
            </w:r>
            <w:r w:rsidRPr="00D013F2">
              <w:rPr>
                <w:rFonts w:ascii="Calibri" w:hAnsi="Calibri"/>
                <w:spacing w:val="-1"/>
                <w:sz w:val="15"/>
                <w:lang w:val="es-AR"/>
              </w:rPr>
              <w:t>máxima</w:t>
            </w:r>
            <w:r w:rsidRPr="00D013F2">
              <w:rPr>
                <w:rFonts w:ascii="Calibri" w:hAnsi="Calibri"/>
                <w:spacing w:val="24"/>
                <w:sz w:val="15"/>
                <w:lang w:val="es-AR"/>
              </w:rPr>
              <w:t xml:space="preserve"> </w:t>
            </w:r>
            <w:r w:rsidRPr="00D013F2">
              <w:rPr>
                <w:rFonts w:ascii="Calibri" w:hAnsi="Calibri"/>
                <w:sz w:val="15"/>
                <w:lang w:val="es-AR"/>
              </w:rPr>
              <w:t>de</w:t>
            </w:r>
            <w:r w:rsidRPr="00D013F2">
              <w:rPr>
                <w:rFonts w:ascii="Calibri" w:hAnsi="Calibri"/>
                <w:spacing w:val="-2"/>
                <w:sz w:val="15"/>
                <w:lang w:val="es-AR"/>
              </w:rPr>
              <w:t xml:space="preserve"> </w:t>
            </w:r>
            <w:r w:rsidRPr="00D013F2">
              <w:rPr>
                <w:rFonts w:ascii="Calibri" w:hAnsi="Calibri"/>
                <w:sz w:val="15"/>
                <w:lang w:val="es-AR"/>
              </w:rPr>
              <w:t>10</w:t>
            </w:r>
            <w:r w:rsidRPr="00D013F2">
              <w:rPr>
                <w:rFonts w:ascii="Calibri" w:hAnsi="Calibri"/>
                <w:spacing w:val="-3"/>
                <w:sz w:val="15"/>
                <w:lang w:val="es-AR"/>
              </w:rPr>
              <w:t xml:space="preserve"> </w:t>
            </w:r>
            <w:r w:rsidRPr="00D013F2">
              <w:rPr>
                <w:rFonts w:ascii="Calibri" w:hAnsi="Calibri"/>
                <w:sz w:val="15"/>
                <w:lang w:val="es-AR"/>
              </w:rPr>
              <w:t>años.</w:t>
            </w:r>
          </w:p>
        </w:tc>
        <w:tc>
          <w:tcPr>
            <w:tcW w:w="800" w:type="dxa"/>
            <w:tcBorders>
              <w:top w:val="single" w:sz="5" w:space="0" w:color="000000"/>
              <w:left w:val="single" w:sz="4" w:space="0" w:color="000000"/>
              <w:bottom w:val="single" w:sz="5" w:space="0" w:color="000000"/>
              <w:right w:val="single" w:sz="4" w:space="0" w:color="000000"/>
            </w:tcBorders>
          </w:tcPr>
          <w:p w14:paraId="7A024A82" w14:textId="77777777" w:rsidR="003E2A50" w:rsidRPr="00D013F2" w:rsidRDefault="003E2A50" w:rsidP="00B81C7E">
            <w:pPr>
              <w:pStyle w:val="TableParagraph"/>
              <w:rPr>
                <w:rFonts w:ascii="Calibri" w:eastAsia="Calibri" w:hAnsi="Calibri" w:cs="Calibri"/>
                <w:sz w:val="14"/>
                <w:szCs w:val="14"/>
                <w:lang w:val="es-AR"/>
              </w:rPr>
            </w:pPr>
          </w:p>
          <w:p w14:paraId="44F145C0" w14:textId="77777777" w:rsidR="003E2A50" w:rsidRDefault="003E2A50" w:rsidP="00B81C7E">
            <w:pPr>
              <w:pStyle w:val="TableParagraph"/>
              <w:spacing w:before="96"/>
              <w:jc w:val="center"/>
              <w:rPr>
                <w:rFonts w:ascii="Calibri" w:eastAsia="Calibri" w:hAnsi="Calibri" w:cs="Calibri"/>
                <w:sz w:val="15"/>
                <w:szCs w:val="15"/>
              </w:rPr>
            </w:pPr>
            <w:r>
              <w:rPr>
                <w:rFonts w:ascii="Calibri"/>
                <w:sz w:val="15"/>
              </w:rPr>
              <w:t>3</w:t>
            </w:r>
          </w:p>
        </w:tc>
        <w:tc>
          <w:tcPr>
            <w:tcW w:w="1466" w:type="dxa"/>
            <w:tcBorders>
              <w:top w:val="single" w:sz="5" w:space="0" w:color="000000"/>
              <w:left w:val="single" w:sz="4" w:space="0" w:color="000000"/>
              <w:bottom w:val="single" w:sz="5" w:space="0" w:color="000000"/>
              <w:right w:val="single" w:sz="4" w:space="0" w:color="000000"/>
            </w:tcBorders>
          </w:tcPr>
          <w:p w14:paraId="770DBF92" w14:textId="77777777" w:rsidR="003E2A50" w:rsidRDefault="003E2A50" w:rsidP="00B81C7E">
            <w:pPr>
              <w:pStyle w:val="TableParagraph"/>
              <w:rPr>
                <w:rFonts w:ascii="Calibri" w:eastAsia="Calibri" w:hAnsi="Calibri" w:cs="Calibri"/>
                <w:sz w:val="14"/>
                <w:szCs w:val="14"/>
              </w:rPr>
            </w:pPr>
          </w:p>
          <w:p w14:paraId="657B48A9" w14:textId="77777777" w:rsidR="003E2A50" w:rsidRDefault="003E2A50" w:rsidP="00B81C7E">
            <w:pPr>
              <w:pStyle w:val="TableParagraph"/>
              <w:spacing w:before="96"/>
              <w:ind w:right="2"/>
              <w:jc w:val="center"/>
              <w:rPr>
                <w:rFonts w:ascii="Calibri" w:eastAsia="Calibri" w:hAnsi="Calibri" w:cs="Calibri"/>
                <w:sz w:val="15"/>
                <w:szCs w:val="15"/>
              </w:rPr>
            </w:pPr>
            <w:r>
              <w:rPr>
                <w:rFonts w:ascii="Calibri"/>
                <w:sz w:val="15"/>
              </w:rPr>
              <w:t>3</w:t>
            </w:r>
          </w:p>
        </w:tc>
        <w:tc>
          <w:tcPr>
            <w:tcW w:w="934" w:type="dxa"/>
            <w:tcBorders>
              <w:top w:val="single" w:sz="5" w:space="0" w:color="000000"/>
              <w:left w:val="single" w:sz="4" w:space="0" w:color="000000"/>
              <w:bottom w:val="single" w:sz="5" w:space="0" w:color="000000"/>
              <w:right w:val="single" w:sz="5" w:space="0" w:color="000000"/>
            </w:tcBorders>
          </w:tcPr>
          <w:p w14:paraId="459F68B7" w14:textId="77777777" w:rsidR="003E2A50" w:rsidRDefault="003E2A50" w:rsidP="00B81C7E">
            <w:pPr>
              <w:pStyle w:val="TableParagraph"/>
              <w:rPr>
                <w:rFonts w:ascii="Calibri" w:eastAsia="Calibri" w:hAnsi="Calibri" w:cs="Calibri"/>
                <w:sz w:val="14"/>
                <w:szCs w:val="14"/>
              </w:rPr>
            </w:pPr>
          </w:p>
          <w:p w14:paraId="0F810ED9" w14:textId="77777777" w:rsidR="003E2A50" w:rsidRDefault="003E2A50" w:rsidP="00B81C7E">
            <w:pPr>
              <w:pStyle w:val="TableParagraph"/>
              <w:spacing w:before="96"/>
              <w:jc w:val="center"/>
              <w:rPr>
                <w:rFonts w:ascii="Calibri" w:eastAsia="Calibri" w:hAnsi="Calibri" w:cs="Calibri"/>
                <w:sz w:val="15"/>
                <w:szCs w:val="15"/>
              </w:rPr>
            </w:pPr>
            <w:r>
              <w:rPr>
                <w:rFonts w:ascii="Calibri" w:eastAsia="Calibri" w:hAnsi="Calibri" w:cs="Calibri"/>
                <w:sz w:val="15"/>
                <w:szCs w:val="15"/>
              </w:rPr>
              <w:t>‐</w:t>
            </w:r>
          </w:p>
        </w:tc>
        <w:tc>
          <w:tcPr>
            <w:tcW w:w="1200" w:type="dxa"/>
            <w:tcBorders>
              <w:top w:val="single" w:sz="5" w:space="0" w:color="000000"/>
              <w:left w:val="single" w:sz="5" w:space="0" w:color="000000"/>
              <w:bottom w:val="single" w:sz="5" w:space="0" w:color="000000"/>
              <w:right w:val="single" w:sz="5" w:space="0" w:color="000000"/>
            </w:tcBorders>
          </w:tcPr>
          <w:p w14:paraId="6523508E" w14:textId="77777777" w:rsidR="003E2A50" w:rsidRDefault="003E2A50" w:rsidP="00B81C7E">
            <w:pPr>
              <w:pStyle w:val="TableParagraph"/>
              <w:rPr>
                <w:rFonts w:ascii="Calibri" w:eastAsia="Calibri" w:hAnsi="Calibri" w:cs="Calibri"/>
                <w:sz w:val="14"/>
                <w:szCs w:val="14"/>
              </w:rPr>
            </w:pPr>
          </w:p>
          <w:p w14:paraId="16D63A7E" w14:textId="77777777" w:rsidR="003E2A50" w:rsidRDefault="003E2A50" w:rsidP="00B81C7E">
            <w:pPr>
              <w:pStyle w:val="TableParagraph"/>
              <w:spacing w:before="96"/>
              <w:ind w:right="1"/>
              <w:jc w:val="center"/>
              <w:rPr>
                <w:rFonts w:ascii="Calibri" w:eastAsia="Calibri" w:hAnsi="Calibri" w:cs="Calibri"/>
                <w:sz w:val="15"/>
                <w:szCs w:val="15"/>
              </w:rPr>
            </w:pPr>
            <w:r>
              <w:rPr>
                <w:rFonts w:ascii="Calibri"/>
                <w:sz w:val="15"/>
              </w:rPr>
              <w:t>3</w:t>
            </w:r>
          </w:p>
        </w:tc>
        <w:tc>
          <w:tcPr>
            <w:tcW w:w="1067" w:type="dxa"/>
            <w:tcBorders>
              <w:top w:val="single" w:sz="5" w:space="0" w:color="000000"/>
              <w:left w:val="single" w:sz="5" w:space="0" w:color="000000"/>
              <w:bottom w:val="single" w:sz="5" w:space="0" w:color="000000"/>
              <w:right w:val="single" w:sz="5" w:space="0" w:color="000000"/>
            </w:tcBorders>
          </w:tcPr>
          <w:p w14:paraId="338EC49F" w14:textId="77777777" w:rsidR="003E2A50" w:rsidRDefault="003E2A50" w:rsidP="00B81C7E">
            <w:pPr>
              <w:pStyle w:val="TableParagraph"/>
              <w:rPr>
                <w:rFonts w:ascii="Calibri" w:eastAsia="Calibri" w:hAnsi="Calibri" w:cs="Calibri"/>
                <w:sz w:val="14"/>
                <w:szCs w:val="14"/>
              </w:rPr>
            </w:pPr>
          </w:p>
          <w:p w14:paraId="0719E13B" w14:textId="77777777" w:rsidR="003E2A50" w:rsidRDefault="003E2A50" w:rsidP="00B81C7E">
            <w:pPr>
              <w:pStyle w:val="TableParagraph"/>
              <w:spacing w:before="96"/>
              <w:ind w:right="1"/>
              <w:jc w:val="center"/>
              <w:rPr>
                <w:rFonts w:ascii="Calibri" w:eastAsia="Calibri" w:hAnsi="Calibri" w:cs="Calibri"/>
                <w:sz w:val="15"/>
                <w:szCs w:val="15"/>
              </w:rPr>
            </w:pPr>
            <w:r>
              <w:rPr>
                <w:rFonts w:ascii="Calibri"/>
                <w:sz w:val="15"/>
              </w:rPr>
              <w:t>2</w:t>
            </w:r>
          </w:p>
        </w:tc>
        <w:tc>
          <w:tcPr>
            <w:tcW w:w="1200" w:type="dxa"/>
            <w:tcBorders>
              <w:top w:val="single" w:sz="5" w:space="0" w:color="000000"/>
              <w:left w:val="single" w:sz="5" w:space="0" w:color="000000"/>
              <w:bottom w:val="single" w:sz="5" w:space="0" w:color="000000"/>
              <w:right w:val="single" w:sz="5" w:space="0" w:color="000000"/>
            </w:tcBorders>
          </w:tcPr>
          <w:p w14:paraId="06E24345" w14:textId="77777777" w:rsidR="003E2A50" w:rsidRDefault="003E2A50" w:rsidP="00B81C7E">
            <w:pPr>
              <w:pStyle w:val="TableParagraph"/>
              <w:rPr>
                <w:rFonts w:ascii="Calibri" w:eastAsia="Calibri" w:hAnsi="Calibri" w:cs="Calibri"/>
                <w:sz w:val="14"/>
                <w:szCs w:val="14"/>
              </w:rPr>
            </w:pPr>
          </w:p>
          <w:p w14:paraId="313B4F56" w14:textId="77777777" w:rsidR="003E2A50" w:rsidRDefault="003E2A50" w:rsidP="00B81C7E">
            <w:pPr>
              <w:pStyle w:val="TableParagraph"/>
              <w:spacing w:before="96"/>
              <w:jc w:val="center"/>
              <w:rPr>
                <w:rFonts w:ascii="Calibri" w:eastAsia="Calibri" w:hAnsi="Calibri" w:cs="Calibri"/>
                <w:sz w:val="15"/>
                <w:szCs w:val="15"/>
              </w:rPr>
            </w:pPr>
            <w:r>
              <w:rPr>
                <w:rFonts w:ascii="Calibri" w:eastAsia="Calibri" w:hAnsi="Calibri" w:cs="Calibri"/>
                <w:sz w:val="15"/>
                <w:szCs w:val="15"/>
              </w:rPr>
              <w:t>‐</w:t>
            </w:r>
          </w:p>
        </w:tc>
      </w:tr>
      <w:tr w:rsidR="003E2A50" w14:paraId="33F9AB93" w14:textId="77777777" w:rsidTr="003E2A50">
        <w:trPr>
          <w:trHeight w:hRule="exact" w:val="928"/>
        </w:trPr>
        <w:tc>
          <w:tcPr>
            <w:tcW w:w="401" w:type="dxa"/>
            <w:tcBorders>
              <w:top w:val="single" w:sz="5" w:space="0" w:color="000000"/>
              <w:left w:val="single" w:sz="4" w:space="0" w:color="000000"/>
              <w:bottom w:val="single" w:sz="5" w:space="0" w:color="000000"/>
              <w:right w:val="single" w:sz="4" w:space="0" w:color="000000"/>
            </w:tcBorders>
          </w:tcPr>
          <w:p w14:paraId="25563E95" w14:textId="77777777" w:rsidR="003E2A50" w:rsidRDefault="003E2A50" w:rsidP="00B81C7E">
            <w:pPr>
              <w:pStyle w:val="TableParagraph"/>
              <w:rPr>
                <w:rFonts w:ascii="Calibri" w:eastAsia="Calibri" w:hAnsi="Calibri" w:cs="Calibri"/>
                <w:sz w:val="14"/>
                <w:szCs w:val="14"/>
              </w:rPr>
            </w:pPr>
          </w:p>
          <w:p w14:paraId="78AB9A0A" w14:textId="77777777" w:rsidR="003E2A50" w:rsidRDefault="003E2A50" w:rsidP="00B81C7E">
            <w:pPr>
              <w:pStyle w:val="TableParagraph"/>
              <w:spacing w:before="4"/>
              <w:rPr>
                <w:rFonts w:ascii="Calibri" w:eastAsia="Calibri" w:hAnsi="Calibri" w:cs="Calibri"/>
                <w:sz w:val="15"/>
                <w:szCs w:val="15"/>
              </w:rPr>
            </w:pPr>
          </w:p>
          <w:p w14:paraId="6A416F83" w14:textId="77777777" w:rsidR="003E2A50" w:rsidRDefault="003E2A50" w:rsidP="00B81C7E">
            <w:pPr>
              <w:pStyle w:val="TableParagraph"/>
              <w:ind w:right="1"/>
              <w:jc w:val="center"/>
              <w:rPr>
                <w:rFonts w:ascii="Calibri" w:eastAsia="Calibri" w:hAnsi="Calibri" w:cs="Calibri"/>
                <w:sz w:val="15"/>
                <w:szCs w:val="15"/>
              </w:rPr>
            </w:pPr>
            <w:r>
              <w:rPr>
                <w:rFonts w:ascii="Calibri"/>
                <w:b/>
                <w:sz w:val="15"/>
              </w:rPr>
              <w:t>5</w:t>
            </w:r>
          </w:p>
        </w:tc>
        <w:tc>
          <w:tcPr>
            <w:tcW w:w="1468" w:type="dxa"/>
            <w:tcBorders>
              <w:top w:val="single" w:sz="5" w:space="0" w:color="000000"/>
              <w:left w:val="single" w:sz="4" w:space="0" w:color="000000"/>
              <w:bottom w:val="single" w:sz="5" w:space="0" w:color="000000"/>
              <w:right w:val="single" w:sz="4" w:space="0" w:color="000000"/>
            </w:tcBorders>
          </w:tcPr>
          <w:p w14:paraId="6B5FD46C" w14:textId="77777777" w:rsidR="003E2A50" w:rsidRPr="00D013F2" w:rsidRDefault="003E2A50" w:rsidP="00B81C7E">
            <w:pPr>
              <w:pStyle w:val="TableParagraph"/>
              <w:spacing w:line="174" w:lineRule="exact"/>
              <w:ind w:right="1"/>
              <w:jc w:val="center"/>
              <w:rPr>
                <w:rFonts w:ascii="Calibri" w:eastAsia="Calibri" w:hAnsi="Calibri" w:cs="Calibri"/>
                <w:sz w:val="15"/>
                <w:szCs w:val="15"/>
                <w:lang w:val="es-AR"/>
              </w:rPr>
            </w:pPr>
            <w:r w:rsidRPr="00D013F2">
              <w:rPr>
                <w:rFonts w:ascii="Calibri"/>
                <w:sz w:val="15"/>
                <w:lang w:val="es-AR"/>
              </w:rPr>
              <w:t>motoniveladora</w:t>
            </w:r>
            <w:r w:rsidRPr="00D013F2">
              <w:rPr>
                <w:rFonts w:ascii="Calibri"/>
                <w:spacing w:val="-1"/>
                <w:sz w:val="15"/>
                <w:lang w:val="es-AR"/>
              </w:rPr>
              <w:t xml:space="preserve"> </w:t>
            </w:r>
            <w:r w:rsidRPr="00D013F2">
              <w:rPr>
                <w:rFonts w:ascii="Calibri"/>
                <w:sz w:val="15"/>
                <w:lang w:val="es-AR"/>
              </w:rPr>
              <w:t>con</w:t>
            </w:r>
          </w:p>
          <w:p w14:paraId="56651949" w14:textId="77777777" w:rsidR="003E2A50" w:rsidRPr="00D013F2" w:rsidRDefault="003E2A50" w:rsidP="00B81C7E">
            <w:pPr>
              <w:pStyle w:val="TableParagraph"/>
              <w:ind w:left="117" w:right="117"/>
              <w:jc w:val="center"/>
              <w:rPr>
                <w:rFonts w:ascii="Calibri" w:eastAsia="Calibri" w:hAnsi="Calibri" w:cs="Calibri"/>
                <w:sz w:val="15"/>
                <w:szCs w:val="15"/>
                <w:lang w:val="es-AR"/>
              </w:rPr>
            </w:pPr>
            <w:r w:rsidRPr="00D013F2">
              <w:rPr>
                <w:rFonts w:ascii="Calibri" w:hAnsi="Calibri"/>
                <w:sz w:val="15"/>
                <w:lang w:val="es-AR"/>
              </w:rPr>
              <w:t>una</w:t>
            </w:r>
            <w:r w:rsidRPr="00D013F2">
              <w:rPr>
                <w:rFonts w:ascii="Calibri" w:hAnsi="Calibri"/>
                <w:spacing w:val="-1"/>
                <w:sz w:val="15"/>
                <w:lang w:val="es-AR"/>
              </w:rPr>
              <w:t xml:space="preserve"> </w:t>
            </w:r>
            <w:r w:rsidRPr="00D013F2">
              <w:rPr>
                <w:rFonts w:ascii="Calibri" w:hAnsi="Calibri"/>
                <w:sz w:val="15"/>
                <w:lang w:val="es-AR"/>
              </w:rPr>
              <w:t>capacidad mínima</w:t>
            </w:r>
            <w:r w:rsidRPr="00D013F2">
              <w:rPr>
                <w:rFonts w:ascii="Calibri" w:hAnsi="Calibri"/>
                <w:spacing w:val="-3"/>
                <w:sz w:val="15"/>
                <w:lang w:val="es-AR"/>
              </w:rPr>
              <w:t xml:space="preserve"> </w:t>
            </w:r>
            <w:r w:rsidRPr="00D013F2">
              <w:rPr>
                <w:rFonts w:ascii="Calibri" w:hAnsi="Calibri"/>
                <w:sz w:val="15"/>
                <w:lang w:val="es-AR"/>
              </w:rPr>
              <w:t>de</w:t>
            </w:r>
            <w:r w:rsidRPr="00D013F2">
              <w:rPr>
                <w:rFonts w:ascii="Calibri" w:hAnsi="Calibri"/>
                <w:spacing w:val="-2"/>
                <w:sz w:val="15"/>
                <w:lang w:val="es-AR"/>
              </w:rPr>
              <w:t xml:space="preserve"> </w:t>
            </w:r>
            <w:r w:rsidRPr="00D013F2">
              <w:rPr>
                <w:rFonts w:ascii="Calibri" w:hAnsi="Calibri"/>
                <w:sz w:val="15"/>
                <w:lang w:val="es-AR"/>
              </w:rPr>
              <w:t>160</w:t>
            </w:r>
            <w:r w:rsidRPr="00D013F2">
              <w:rPr>
                <w:rFonts w:ascii="Calibri" w:hAnsi="Calibri"/>
                <w:spacing w:val="-2"/>
                <w:sz w:val="15"/>
                <w:lang w:val="es-AR"/>
              </w:rPr>
              <w:t xml:space="preserve"> </w:t>
            </w:r>
            <w:r w:rsidRPr="00D013F2">
              <w:rPr>
                <w:rFonts w:ascii="Calibri" w:hAnsi="Calibri"/>
                <w:sz w:val="15"/>
                <w:lang w:val="es-AR"/>
              </w:rPr>
              <w:t xml:space="preserve">hp </w:t>
            </w:r>
            <w:r w:rsidRPr="00D013F2">
              <w:rPr>
                <w:rFonts w:ascii="Calibri" w:hAnsi="Calibri"/>
                <w:spacing w:val="-1"/>
                <w:sz w:val="15"/>
                <w:lang w:val="es-AR"/>
              </w:rPr>
              <w:t>con</w:t>
            </w:r>
            <w:r w:rsidRPr="00D013F2">
              <w:rPr>
                <w:rFonts w:ascii="Calibri" w:hAnsi="Calibri"/>
                <w:sz w:val="15"/>
                <w:lang w:val="es-AR"/>
              </w:rPr>
              <w:t xml:space="preserve"> una</w:t>
            </w:r>
            <w:r w:rsidRPr="00D013F2">
              <w:rPr>
                <w:rFonts w:ascii="Calibri" w:hAnsi="Calibri"/>
                <w:spacing w:val="1"/>
                <w:sz w:val="15"/>
                <w:lang w:val="es-AR"/>
              </w:rPr>
              <w:t xml:space="preserve"> </w:t>
            </w:r>
            <w:r w:rsidRPr="00D013F2">
              <w:rPr>
                <w:rFonts w:ascii="Calibri" w:hAnsi="Calibri"/>
                <w:sz w:val="15"/>
                <w:lang w:val="es-AR"/>
              </w:rPr>
              <w:t>antigüedad</w:t>
            </w:r>
            <w:r w:rsidRPr="00D013F2">
              <w:rPr>
                <w:rFonts w:ascii="Calibri" w:hAnsi="Calibri"/>
                <w:spacing w:val="20"/>
                <w:sz w:val="15"/>
                <w:lang w:val="es-AR"/>
              </w:rPr>
              <w:t xml:space="preserve"> </w:t>
            </w:r>
            <w:r w:rsidRPr="00D013F2">
              <w:rPr>
                <w:rFonts w:ascii="Calibri" w:hAnsi="Calibri"/>
                <w:spacing w:val="-1"/>
                <w:sz w:val="15"/>
                <w:lang w:val="es-AR"/>
              </w:rPr>
              <w:t xml:space="preserve">máxima </w:t>
            </w:r>
            <w:r w:rsidRPr="00D013F2">
              <w:rPr>
                <w:rFonts w:ascii="Calibri" w:hAnsi="Calibri"/>
                <w:sz w:val="15"/>
                <w:lang w:val="es-AR"/>
              </w:rPr>
              <w:t>de</w:t>
            </w:r>
            <w:r w:rsidRPr="00D013F2">
              <w:rPr>
                <w:rFonts w:ascii="Calibri" w:hAnsi="Calibri"/>
                <w:spacing w:val="-2"/>
                <w:sz w:val="15"/>
                <w:lang w:val="es-AR"/>
              </w:rPr>
              <w:t xml:space="preserve"> </w:t>
            </w:r>
            <w:r w:rsidRPr="00D013F2">
              <w:rPr>
                <w:rFonts w:ascii="Calibri" w:hAnsi="Calibri"/>
                <w:sz w:val="15"/>
                <w:lang w:val="es-AR"/>
              </w:rPr>
              <w:t>15</w:t>
            </w:r>
            <w:r w:rsidRPr="00D013F2">
              <w:rPr>
                <w:rFonts w:ascii="Calibri" w:hAnsi="Calibri"/>
                <w:spacing w:val="-2"/>
                <w:sz w:val="15"/>
                <w:lang w:val="es-AR"/>
              </w:rPr>
              <w:t xml:space="preserve"> </w:t>
            </w:r>
            <w:r w:rsidRPr="00D013F2">
              <w:rPr>
                <w:rFonts w:ascii="Calibri" w:hAnsi="Calibri"/>
                <w:sz w:val="15"/>
                <w:lang w:val="es-AR"/>
              </w:rPr>
              <w:t>años.</w:t>
            </w:r>
          </w:p>
        </w:tc>
        <w:tc>
          <w:tcPr>
            <w:tcW w:w="800" w:type="dxa"/>
            <w:tcBorders>
              <w:top w:val="single" w:sz="5" w:space="0" w:color="000000"/>
              <w:left w:val="single" w:sz="4" w:space="0" w:color="000000"/>
              <w:bottom w:val="single" w:sz="5" w:space="0" w:color="000000"/>
              <w:right w:val="single" w:sz="4" w:space="0" w:color="000000"/>
            </w:tcBorders>
          </w:tcPr>
          <w:p w14:paraId="7F87EEA4" w14:textId="77777777" w:rsidR="003E2A50" w:rsidRPr="00D013F2" w:rsidRDefault="003E2A50" w:rsidP="00B81C7E">
            <w:pPr>
              <w:pStyle w:val="TableParagraph"/>
              <w:rPr>
                <w:rFonts w:ascii="Calibri" w:eastAsia="Calibri" w:hAnsi="Calibri" w:cs="Calibri"/>
                <w:sz w:val="14"/>
                <w:szCs w:val="14"/>
                <w:lang w:val="es-AR"/>
              </w:rPr>
            </w:pPr>
          </w:p>
          <w:p w14:paraId="1CDB03B7" w14:textId="77777777" w:rsidR="003E2A50" w:rsidRPr="00D013F2" w:rsidRDefault="003E2A50" w:rsidP="00B81C7E">
            <w:pPr>
              <w:pStyle w:val="TableParagraph"/>
              <w:spacing w:before="4"/>
              <w:rPr>
                <w:rFonts w:ascii="Calibri" w:eastAsia="Calibri" w:hAnsi="Calibri" w:cs="Calibri"/>
                <w:sz w:val="15"/>
                <w:szCs w:val="15"/>
                <w:lang w:val="es-AR"/>
              </w:rPr>
            </w:pPr>
          </w:p>
          <w:p w14:paraId="192A39F5" w14:textId="77777777" w:rsidR="003E2A50" w:rsidRDefault="003E2A50" w:rsidP="00B81C7E">
            <w:pPr>
              <w:pStyle w:val="TableParagraph"/>
              <w:jc w:val="center"/>
              <w:rPr>
                <w:rFonts w:ascii="Calibri" w:eastAsia="Calibri" w:hAnsi="Calibri" w:cs="Calibri"/>
                <w:sz w:val="15"/>
                <w:szCs w:val="15"/>
              </w:rPr>
            </w:pPr>
            <w:r>
              <w:rPr>
                <w:rFonts w:ascii="Calibri"/>
                <w:sz w:val="15"/>
              </w:rPr>
              <w:t>1</w:t>
            </w:r>
          </w:p>
        </w:tc>
        <w:tc>
          <w:tcPr>
            <w:tcW w:w="1466" w:type="dxa"/>
            <w:tcBorders>
              <w:top w:val="single" w:sz="5" w:space="0" w:color="000000"/>
              <w:left w:val="single" w:sz="4" w:space="0" w:color="000000"/>
              <w:bottom w:val="single" w:sz="5" w:space="0" w:color="000000"/>
              <w:right w:val="single" w:sz="4" w:space="0" w:color="000000"/>
            </w:tcBorders>
          </w:tcPr>
          <w:p w14:paraId="03FE2182" w14:textId="77777777" w:rsidR="003E2A50" w:rsidRDefault="003E2A50" w:rsidP="00B81C7E">
            <w:pPr>
              <w:pStyle w:val="TableParagraph"/>
              <w:rPr>
                <w:rFonts w:ascii="Calibri" w:eastAsia="Calibri" w:hAnsi="Calibri" w:cs="Calibri"/>
                <w:sz w:val="14"/>
                <w:szCs w:val="14"/>
              </w:rPr>
            </w:pPr>
          </w:p>
          <w:p w14:paraId="47581FDD" w14:textId="77777777" w:rsidR="003E2A50" w:rsidRDefault="003E2A50" w:rsidP="00B81C7E">
            <w:pPr>
              <w:pStyle w:val="TableParagraph"/>
              <w:spacing w:before="4"/>
              <w:rPr>
                <w:rFonts w:ascii="Calibri" w:eastAsia="Calibri" w:hAnsi="Calibri" w:cs="Calibri"/>
                <w:sz w:val="15"/>
                <w:szCs w:val="15"/>
              </w:rPr>
            </w:pPr>
          </w:p>
          <w:p w14:paraId="1ACB3E80" w14:textId="77777777" w:rsidR="003E2A50" w:rsidRDefault="003E2A50" w:rsidP="00B81C7E">
            <w:pPr>
              <w:pStyle w:val="TableParagraph"/>
              <w:ind w:right="2"/>
              <w:jc w:val="center"/>
              <w:rPr>
                <w:rFonts w:ascii="Calibri" w:eastAsia="Calibri" w:hAnsi="Calibri" w:cs="Calibri"/>
                <w:sz w:val="15"/>
                <w:szCs w:val="15"/>
              </w:rPr>
            </w:pPr>
            <w:r>
              <w:rPr>
                <w:rFonts w:ascii="Calibri"/>
                <w:sz w:val="15"/>
              </w:rPr>
              <w:t>1</w:t>
            </w:r>
          </w:p>
        </w:tc>
        <w:tc>
          <w:tcPr>
            <w:tcW w:w="934" w:type="dxa"/>
            <w:tcBorders>
              <w:top w:val="single" w:sz="5" w:space="0" w:color="000000"/>
              <w:left w:val="single" w:sz="4" w:space="0" w:color="000000"/>
              <w:bottom w:val="single" w:sz="5" w:space="0" w:color="000000"/>
              <w:right w:val="single" w:sz="5" w:space="0" w:color="000000"/>
            </w:tcBorders>
          </w:tcPr>
          <w:p w14:paraId="0229667B" w14:textId="77777777" w:rsidR="003E2A50" w:rsidRDefault="003E2A50" w:rsidP="00B81C7E">
            <w:pPr>
              <w:pStyle w:val="TableParagraph"/>
              <w:rPr>
                <w:rFonts w:ascii="Calibri" w:eastAsia="Calibri" w:hAnsi="Calibri" w:cs="Calibri"/>
                <w:sz w:val="14"/>
                <w:szCs w:val="14"/>
              </w:rPr>
            </w:pPr>
          </w:p>
          <w:p w14:paraId="094D3615" w14:textId="77777777" w:rsidR="003E2A50" w:rsidRDefault="003E2A50" w:rsidP="00B81C7E">
            <w:pPr>
              <w:pStyle w:val="TableParagraph"/>
              <w:spacing w:before="4"/>
              <w:rPr>
                <w:rFonts w:ascii="Calibri" w:eastAsia="Calibri" w:hAnsi="Calibri" w:cs="Calibri"/>
                <w:sz w:val="15"/>
                <w:szCs w:val="15"/>
              </w:rPr>
            </w:pPr>
          </w:p>
          <w:p w14:paraId="72207C59" w14:textId="77777777" w:rsidR="003E2A50" w:rsidRDefault="003E2A50" w:rsidP="00B81C7E">
            <w:pPr>
              <w:pStyle w:val="TableParagraph"/>
              <w:jc w:val="center"/>
              <w:rPr>
                <w:rFonts w:ascii="Calibri" w:eastAsia="Calibri" w:hAnsi="Calibri" w:cs="Calibri"/>
                <w:sz w:val="15"/>
                <w:szCs w:val="15"/>
              </w:rPr>
            </w:pPr>
            <w:r>
              <w:rPr>
                <w:rFonts w:ascii="Calibri" w:eastAsia="Calibri" w:hAnsi="Calibri" w:cs="Calibri"/>
                <w:sz w:val="15"/>
                <w:szCs w:val="15"/>
              </w:rPr>
              <w:t>‐</w:t>
            </w:r>
          </w:p>
        </w:tc>
        <w:tc>
          <w:tcPr>
            <w:tcW w:w="1200" w:type="dxa"/>
            <w:tcBorders>
              <w:top w:val="single" w:sz="5" w:space="0" w:color="000000"/>
              <w:left w:val="single" w:sz="5" w:space="0" w:color="000000"/>
              <w:bottom w:val="single" w:sz="5" w:space="0" w:color="000000"/>
              <w:right w:val="single" w:sz="5" w:space="0" w:color="000000"/>
            </w:tcBorders>
          </w:tcPr>
          <w:p w14:paraId="634F666B" w14:textId="77777777" w:rsidR="003E2A50" w:rsidRDefault="003E2A50" w:rsidP="00B81C7E">
            <w:pPr>
              <w:pStyle w:val="TableParagraph"/>
              <w:rPr>
                <w:rFonts w:ascii="Calibri" w:eastAsia="Calibri" w:hAnsi="Calibri" w:cs="Calibri"/>
                <w:sz w:val="14"/>
                <w:szCs w:val="14"/>
              </w:rPr>
            </w:pPr>
          </w:p>
          <w:p w14:paraId="781910C7" w14:textId="77777777" w:rsidR="003E2A50" w:rsidRDefault="003E2A50" w:rsidP="00B81C7E">
            <w:pPr>
              <w:pStyle w:val="TableParagraph"/>
              <w:spacing w:before="4"/>
              <w:rPr>
                <w:rFonts w:ascii="Calibri" w:eastAsia="Calibri" w:hAnsi="Calibri" w:cs="Calibri"/>
                <w:sz w:val="15"/>
                <w:szCs w:val="15"/>
              </w:rPr>
            </w:pPr>
          </w:p>
          <w:p w14:paraId="74A5906F" w14:textId="77777777" w:rsidR="003E2A50" w:rsidRDefault="003E2A50" w:rsidP="00B81C7E">
            <w:pPr>
              <w:pStyle w:val="TableParagraph"/>
              <w:ind w:right="1"/>
              <w:jc w:val="center"/>
              <w:rPr>
                <w:rFonts w:ascii="Calibri" w:eastAsia="Calibri" w:hAnsi="Calibri" w:cs="Calibri"/>
                <w:sz w:val="15"/>
                <w:szCs w:val="15"/>
              </w:rPr>
            </w:pPr>
            <w:r>
              <w:rPr>
                <w:rFonts w:ascii="Calibri"/>
                <w:sz w:val="15"/>
              </w:rPr>
              <w:t>1</w:t>
            </w:r>
          </w:p>
        </w:tc>
        <w:tc>
          <w:tcPr>
            <w:tcW w:w="1067" w:type="dxa"/>
            <w:tcBorders>
              <w:top w:val="single" w:sz="5" w:space="0" w:color="000000"/>
              <w:left w:val="single" w:sz="5" w:space="0" w:color="000000"/>
              <w:bottom w:val="single" w:sz="5" w:space="0" w:color="000000"/>
              <w:right w:val="single" w:sz="5" w:space="0" w:color="000000"/>
            </w:tcBorders>
          </w:tcPr>
          <w:p w14:paraId="0EA2F321" w14:textId="77777777" w:rsidR="003E2A50" w:rsidRDefault="003E2A50" w:rsidP="00B81C7E">
            <w:pPr>
              <w:pStyle w:val="TableParagraph"/>
              <w:rPr>
                <w:rFonts w:ascii="Calibri" w:eastAsia="Calibri" w:hAnsi="Calibri" w:cs="Calibri"/>
                <w:sz w:val="14"/>
                <w:szCs w:val="14"/>
              </w:rPr>
            </w:pPr>
          </w:p>
          <w:p w14:paraId="1C55F5C2" w14:textId="77777777" w:rsidR="003E2A50" w:rsidRDefault="003E2A50" w:rsidP="00B81C7E">
            <w:pPr>
              <w:pStyle w:val="TableParagraph"/>
              <w:spacing w:before="4"/>
              <w:rPr>
                <w:rFonts w:ascii="Calibri" w:eastAsia="Calibri" w:hAnsi="Calibri" w:cs="Calibri"/>
                <w:sz w:val="15"/>
                <w:szCs w:val="15"/>
              </w:rPr>
            </w:pPr>
          </w:p>
          <w:p w14:paraId="28C1D2DE" w14:textId="77777777" w:rsidR="003E2A50" w:rsidRDefault="003E2A50" w:rsidP="00B81C7E">
            <w:pPr>
              <w:pStyle w:val="TableParagraph"/>
              <w:ind w:right="1"/>
              <w:jc w:val="center"/>
              <w:rPr>
                <w:rFonts w:ascii="Calibri" w:eastAsia="Calibri" w:hAnsi="Calibri" w:cs="Calibri"/>
                <w:sz w:val="15"/>
                <w:szCs w:val="15"/>
              </w:rPr>
            </w:pPr>
            <w:r>
              <w:rPr>
                <w:rFonts w:ascii="Calibri" w:eastAsia="Calibri" w:hAnsi="Calibri" w:cs="Calibri"/>
                <w:sz w:val="15"/>
                <w:szCs w:val="15"/>
              </w:rPr>
              <w:t>‐</w:t>
            </w:r>
          </w:p>
        </w:tc>
        <w:tc>
          <w:tcPr>
            <w:tcW w:w="1200" w:type="dxa"/>
            <w:tcBorders>
              <w:top w:val="single" w:sz="5" w:space="0" w:color="000000"/>
              <w:left w:val="single" w:sz="5" w:space="0" w:color="000000"/>
              <w:bottom w:val="single" w:sz="5" w:space="0" w:color="000000"/>
              <w:right w:val="single" w:sz="5" w:space="0" w:color="000000"/>
            </w:tcBorders>
          </w:tcPr>
          <w:p w14:paraId="2EC35BC0" w14:textId="77777777" w:rsidR="003E2A50" w:rsidRDefault="003E2A50" w:rsidP="00B81C7E">
            <w:pPr>
              <w:pStyle w:val="TableParagraph"/>
              <w:rPr>
                <w:rFonts w:ascii="Calibri" w:eastAsia="Calibri" w:hAnsi="Calibri" w:cs="Calibri"/>
                <w:sz w:val="14"/>
                <w:szCs w:val="14"/>
              </w:rPr>
            </w:pPr>
          </w:p>
          <w:p w14:paraId="17A3AB12" w14:textId="77777777" w:rsidR="003E2A50" w:rsidRDefault="003E2A50" w:rsidP="00B81C7E">
            <w:pPr>
              <w:pStyle w:val="TableParagraph"/>
              <w:spacing w:before="4"/>
              <w:rPr>
                <w:rFonts w:ascii="Calibri" w:eastAsia="Calibri" w:hAnsi="Calibri" w:cs="Calibri"/>
                <w:sz w:val="15"/>
                <w:szCs w:val="15"/>
              </w:rPr>
            </w:pPr>
          </w:p>
          <w:p w14:paraId="7CE68E9A" w14:textId="77777777" w:rsidR="003E2A50" w:rsidRDefault="003E2A50" w:rsidP="00B81C7E">
            <w:pPr>
              <w:pStyle w:val="TableParagraph"/>
              <w:jc w:val="center"/>
              <w:rPr>
                <w:rFonts w:ascii="Calibri" w:eastAsia="Calibri" w:hAnsi="Calibri" w:cs="Calibri"/>
                <w:sz w:val="15"/>
                <w:szCs w:val="15"/>
              </w:rPr>
            </w:pPr>
            <w:r>
              <w:rPr>
                <w:rFonts w:ascii="Calibri" w:eastAsia="Calibri" w:hAnsi="Calibri" w:cs="Calibri"/>
                <w:sz w:val="15"/>
                <w:szCs w:val="15"/>
              </w:rPr>
              <w:t>‐</w:t>
            </w:r>
          </w:p>
        </w:tc>
      </w:tr>
      <w:tr w:rsidR="003E2A50" w14:paraId="1B631517" w14:textId="77777777" w:rsidTr="003E2A50">
        <w:trPr>
          <w:trHeight w:hRule="exact" w:val="561"/>
        </w:trPr>
        <w:tc>
          <w:tcPr>
            <w:tcW w:w="401" w:type="dxa"/>
            <w:tcBorders>
              <w:top w:val="single" w:sz="4" w:space="0" w:color="000000"/>
              <w:left w:val="single" w:sz="4" w:space="0" w:color="000000"/>
              <w:bottom w:val="single" w:sz="5" w:space="0" w:color="000000"/>
              <w:right w:val="single" w:sz="4" w:space="0" w:color="000000"/>
            </w:tcBorders>
          </w:tcPr>
          <w:p w14:paraId="0C37E32C" w14:textId="77777777" w:rsidR="003E2A50" w:rsidRDefault="003E2A50" w:rsidP="00B81C7E">
            <w:pPr>
              <w:pStyle w:val="TableParagraph"/>
              <w:spacing w:before="4"/>
              <w:rPr>
                <w:rFonts w:ascii="Calibri" w:eastAsia="Calibri" w:hAnsi="Calibri" w:cs="Calibri"/>
                <w:sz w:val="14"/>
                <w:szCs w:val="14"/>
              </w:rPr>
            </w:pPr>
          </w:p>
          <w:p w14:paraId="5712CE5F" w14:textId="77777777" w:rsidR="003E2A50" w:rsidRDefault="003E2A50" w:rsidP="00B81C7E">
            <w:pPr>
              <w:pStyle w:val="TableParagraph"/>
              <w:ind w:right="1"/>
              <w:jc w:val="center"/>
              <w:rPr>
                <w:rFonts w:ascii="Calibri" w:eastAsia="Calibri" w:hAnsi="Calibri" w:cs="Calibri"/>
                <w:sz w:val="15"/>
                <w:szCs w:val="15"/>
              </w:rPr>
            </w:pPr>
            <w:r>
              <w:rPr>
                <w:rFonts w:ascii="Calibri"/>
                <w:b/>
                <w:sz w:val="15"/>
              </w:rPr>
              <w:t>6</w:t>
            </w:r>
          </w:p>
        </w:tc>
        <w:tc>
          <w:tcPr>
            <w:tcW w:w="1468" w:type="dxa"/>
            <w:tcBorders>
              <w:top w:val="single" w:sz="4" w:space="0" w:color="000000"/>
              <w:left w:val="single" w:sz="4" w:space="0" w:color="000000"/>
              <w:bottom w:val="single" w:sz="5" w:space="0" w:color="000000"/>
              <w:right w:val="single" w:sz="4" w:space="0" w:color="000000"/>
            </w:tcBorders>
          </w:tcPr>
          <w:p w14:paraId="078405FB" w14:textId="77777777" w:rsidR="003E2A50" w:rsidRPr="00D013F2" w:rsidRDefault="003E2A50" w:rsidP="00B81C7E">
            <w:pPr>
              <w:pStyle w:val="TableParagraph"/>
              <w:spacing w:line="241" w:lineRule="auto"/>
              <w:ind w:left="110" w:right="111"/>
              <w:jc w:val="center"/>
              <w:rPr>
                <w:rFonts w:ascii="Calibri" w:eastAsia="Calibri" w:hAnsi="Calibri" w:cs="Calibri"/>
                <w:sz w:val="15"/>
                <w:szCs w:val="15"/>
                <w:lang w:val="es-AR"/>
              </w:rPr>
            </w:pPr>
            <w:r w:rsidRPr="00D013F2">
              <w:rPr>
                <w:rFonts w:ascii="Calibri"/>
                <w:sz w:val="15"/>
                <w:lang w:val="es-AR"/>
              </w:rPr>
              <w:t>batea</w:t>
            </w:r>
            <w:r w:rsidRPr="00D013F2">
              <w:rPr>
                <w:rFonts w:ascii="Calibri"/>
                <w:spacing w:val="-2"/>
                <w:sz w:val="15"/>
                <w:lang w:val="es-AR"/>
              </w:rPr>
              <w:t xml:space="preserve"> </w:t>
            </w:r>
            <w:r w:rsidRPr="00D013F2">
              <w:rPr>
                <w:rFonts w:ascii="Calibri"/>
                <w:sz w:val="15"/>
                <w:lang w:val="es-AR"/>
              </w:rPr>
              <w:t>o</w:t>
            </w:r>
            <w:r w:rsidRPr="00D013F2">
              <w:rPr>
                <w:rFonts w:ascii="Calibri"/>
                <w:spacing w:val="-1"/>
                <w:sz w:val="15"/>
                <w:lang w:val="es-AR"/>
              </w:rPr>
              <w:t xml:space="preserve"> </w:t>
            </w:r>
            <w:r w:rsidRPr="00D013F2">
              <w:rPr>
                <w:rFonts w:ascii="Calibri"/>
                <w:sz w:val="15"/>
                <w:lang w:val="es-AR"/>
              </w:rPr>
              <w:t xml:space="preserve">caja </w:t>
            </w:r>
            <w:r w:rsidRPr="00D013F2">
              <w:rPr>
                <w:rFonts w:ascii="Calibri"/>
                <w:spacing w:val="-1"/>
                <w:sz w:val="15"/>
                <w:lang w:val="es-AR"/>
              </w:rPr>
              <w:t>volcadora</w:t>
            </w:r>
            <w:r w:rsidRPr="00D013F2">
              <w:rPr>
                <w:rFonts w:ascii="Calibri"/>
                <w:spacing w:val="-3"/>
                <w:sz w:val="15"/>
                <w:lang w:val="es-AR"/>
              </w:rPr>
              <w:t xml:space="preserve"> </w:t>
            </w:r>
            <w:r w:rsidRPr="00D013F2">
              <w:rPr>
                <w:rFonts w:ascii="Calibri"/>
                <w:sz w:val="15"/>
                <w:lang w:val="es-AR"/>
              </w:rPr>
              <w:t>no</w:t>
            </w:r>
            <w:r w:rsidRPr="00D013F2">
              <w:rPr>
                <w:rFonts w:ascii="Calibri"/>
                <w:spacing w:val="-2"/>
                <w:sz w:val="15"/>
                <w:lang w:val="es-AR"/>
              </w:rPr>
              <w:t xml:space="preserve"> </w:t>
            </w:r>
            <w:r w:rsidRPr="00D013F2">
              <w:rPr>
                <w:rFonts w:ascii="Calibri"/>
                <w:spacing w:val="-1"/>
                <w:sz w:val="15"/>
                <w:lang w:val="es-AR"/>
              </w:rPr>
              <w:t>menor</w:t>
            </w:r>
            <w:r w:rsidRPr="00D013F2">
              <w:rPr>
                <w:rFonts w:ascii="Calibri"/>
                <w:spacing w:val="24"/>
                <w:w w:val="99"/>
                <w:sz w:val="15"/>
                <w:lang w:val="es-AR"/>
              </w:rPr>
              <w:t xml:space="preserve"> </w:t>
            </w:r>
            <w:r w:rsidRPr="00D013F2">
              <w:rPr>
                <w:rFonts w:ascii="Calibri"/>
                <w:sz w:val="15"/>
                <w:lang w:val="es-AR"/>
              </w:rPr>
              <w:t>a</w:t>
            </w:r>
            <w:r w:rsidRPr="00D013F2">
              <w:rPr>
                <w:rFonts w:ascii="Calibri"/>
                <w:spacing w:val="-3"/>
                <w:sz w:val="15"/>
                <w:lang w:val="es-AR"/>
              </w:rPr>
              <w:t xml:space="preserve"> </w:t>
            </w:r>
            <w:r w:rsidRPr="00D013F2">
              <w:rPr>
                <w:rFonts w:ascii="Calibri"/>
                <w:spacing w:val="-1"/>
                <w:sz w:val="15"/>
                <w:lang w:val="es-AR"/>
              </w:rPr>
              <w:t xml:space="preserve">20 </w:t>
            </w:r>
            <w:r w:rsidRPr="00D013F2">
              <w:rPr>
                <w:rFonts w:ascii="Calibri"/>
                <w:spacing w:val="-2"/>
                <w:sz w:val="15"/>
                <w:lang w:val="es-AR"/>
              </w:rPr>
              <w:t>m3</w:t>
            </w:r>
          </w:p>
        </w:tc>
        <w:tc>
          <w:tcPr>
            <w:tcW w:w="800" w:type="dxa"/>
            <w:tcBorders>
              <w:top w:val="single" w:sz="4" w:space="0" w:color="000000"/>
              <w:left w:val="single" w:sz="4" w:space="0" w:color="000000"/>
              <w:bottom w:val="single" w:sz="5" w:space="0" w:color="000000"/>
              <w:right w:val="single" w:sz="4" w:space="0" w:color="000000"/>
            </w:tcBorders>
          </w:tcPr>
          <w:p w14:paraId="6EE61E23" w14:textId="77777777" w:rsidR="003E2A50" w:rsidRPr="004D62DA" w:rsidRDefault="003E2A50" w:rsidP="00B81C7E">
            <w:pPr>
              <w:pStyle w:val="TableParagraph"/>
              <w:spacing w:before="4"/>
              <w:rPr>
                <w:rFonts w:ascii="Calibri" w:eastAsia="Calibri" w:hAnsi="Calibri" w:cs="Calibri"/>
                <w:sz w:val="14"/>
                <w:szCs w:val="14"/>
                <w:lang w:val="es-AR"/>
              </w:rPr>
            </w:pPr>
          </w:p>
          <w:p w14:paraId="0D1F0826" w14:textId="77777777" w:rsidR="003E2A50" w:rsidRPr="004D62DA" w:rsidRDefault="003E2A50" w:rsidP="00B81C7E">
            <w:pPr>
              <w:pStyle w:val="TableParagraph"/>
              <w:jc w:val="center"/>
              <w:rPr>
                <w:rFonts w:ascii="Calibri" w:eastAsia="Calibri" w:hAnsi="Calibri" w:cs="Calibri"/>
                <w:sz w:val="15"/>
                <w:szCs w:val="15"/>
              </w:rPr>
            </w:pPr>
            <w:r w:rsidRPr="004D62DA">
              <w:rPr>
                <w:rFonts w:ascii="Calibri"/>
                <w:sz w:val="15"/>
              </w:rPr>
              <w:t>3</w:t>
            </w:r>
          </w:p>
        </w:tc>
        <w:tc>
          <w:tcPr>
            <w:tcW w:w="1466" w:type="dxa"/>
            <w:tcBorders>
              <w:top w:val="single" w:sz="4" w:space="0" w:color="000000"/>
              <w:left w:val="single" w:sz="4" w:space="0" w:color="000000"/>
              <w:bottom w:val="single" w:sz="5" w:space="0" w:color="000000"/>
              <w:right w:val="single" w:sz="4" w:space="0" w:color="000000"/>
            </w:tcBorders>
          </w:tcPr>
          <w:p w14:paraId="7A884EC7" w14:textId="77777777" w:rsidR="003E2A50" w:rsidRPr="004D62DA" w:rsidRDefault="003E2A50" w:rsidP="00B81C7E">
            <w:pPr>
              <w:pStyle w:val="TableParagraph"/>
              <w:spacing w:before="4"/>
              <w:rPr>
                <w:rFonts w:ascii="Calibri" w:eastAsia="Calibri" w:hAnsi="Calibri" w:cs="Calibri"/>
                <w:sz w:val="14"/>
                <w:szCs w:val="14"/>
              </w:rPr>
            </w:pPr>
          </w:p>
          <w:p w14:paraId="5A43123E" w14:textId="77777777" w:rsidR="003E2A50" w:rsidRPr="004D62DA" w:rsidRDefault="003E2A50" w:rsidP="00B81C7E">
            <w:pPr>
              <w:pStyle w:val="TableParagraph"/>
              <w:ind w:right="2"/>
              <w:jc w:val="center"/>
              <w:rPr>
                <w:rFonts w:ascii="Calibri" w:eastAsia="Calibri" w:hAnsi="Calibri" w:cs="Calibri"/>
                <w:sz w:val="15"/>
                <w:szCs w:val="15"/>
              </w:rPr>
            </w:pPr>
            <w:r w:rsidRPr="004D62DA">
              <w:rPr>
                <w:rFonts w:ascii="Calibri"/>
                <w:sz w:val="15"/>
              </w:rPr>
              <w:t>3</w:t>
            </w:r>
          </w:p>
        </w:tc>
        <w:tc>
          <w:tcPr>
            <w:tcW w:w="934" w:type="dxa"/>
            <w:tcBorders>
              <w:top w:val="single" w:sz="4" w:space="0" w:color="000000"/>
              <w:left w:val="single" w:sz="4" w:space="0" w:color="000000"/>
              <w:bottom w:val="single" w:sz="5" w:space="0" w:color="000000"/>
              <w:right w:val="single" w:sz="5" w:space="0" w:color="000000"/>
            </w:tcBorders>
          </w:tcPr>
          <w:p w14:paraId="5A1FA85E" w14:textId="77777777" w:rsidR="003E2A50" w:rsidRDefault="003E2A50" w:rsidP="00B81C7E">
            <w:pPr>
              <w:pStyle w:val="TableParagraph"/>
              <w:spacing w:before="4"/>
              <w:rPr>
                <w:rFonts w:ascii="Calibri" w:eastAsia="Calibri" w:hAnsi="Calibri" w:cs="Calibri"/>
                <w:sz w:val="14"/>
                <w:szCs w:val="14"/>
              </w:rPr>
            </w:pPr>
          </w:p>
          <w:p w14:paraId="0B8B01CE" w14:textId="77777777" w:rsidR="003E2A50" w:rsidRDefault="003E2A50" w:rsidP="00B81C7E">
            <w:pPr>
              <w:pStyle w:val="TableParagraph"/>
              <w:ind w:right="2"/>
              <w:jc w:val="center"/>
              <w:rPr>
                <w:rFonts w:ascii="Calibri" w:eastAsia="Calibri" w:hAnsi="Calibri" w:cs="Calibri"/>
                <w:sz w:val="15"/>
                <w:szCs w:val="15"/>
              </w:rPr>
            </w:pPr>
            <w:r>
              <w:rPr>
                <w:rFonts w:ascii="Calibri"/>
                <w:sz w:val="15"/>
              </w:rPr>
              <w:t>-</w:t>
            </w:r>
          </w:p>
        </w:tc>
        <w:tc>
          <w:tcPr>
            <w:tcW w:w="1200" w:type="dxa"/>
            <w:tcBorders>
              <w:top w:val="single" w:sz="4" w:space="0" w:color="000000"/>
              <w:left w:val="single" w:sz="5" w:space="0" w:color="000000"/>
              <w:bottom w:val="single" w:sz="5" w:space="0" w:color="000000"/>
              <w:right w:val="single" w:sz="5" w:space="0" w:color="000000"/>
            </w:tcBorders>
          </w:tcPr>
          <w:p w14:paraId="6ED105A3" w14:textId="77777777" w:rsidR="003E2A50" w:rsidRDefault="003E2A50" w:rsidP="00B81C7E">
            <w:pPr>
              <w:pStyle w:val="TableParagraph"/>
              <w:spacing w:before="4"/>
              <w:rPr>
                <w:rFonts w:ascii="Calibri" w:eastAsia="Calibri" w:hAnsi="Calibri" w:cs="Calibri"/>
                <w:sz w:val="14"/>
                <w:szCs w:val="14"/>
              </w:rPr>
            </w:pPr>
          </w:p>
          <w:p w14:paraId="63D23B32" w14:textId="77777777" w:rsidR="003E2A50" w:rsidRDefault="003E2A50" w:rsidP="00B81C7E">
            <w:pPr>
              <w:pStyle w:val="TableParagraph"/>
              <w:ind w:right="1"/>
              <w:jc w:val="center"/>
              <w:rPr>
                <w:rFonts w:ascii="Calibri" w:eastAsia="Calibri" w:hAnsi="Calibri" w:cs="Calibri"/>
                <w:sz w:val="15"/>
                <w:szCs w:val="15"/>
              </w:rPr>
            </w:pPr>
            <w:r>
              <w:rPr>
                <w:rFonts w:ascii="Calibri"/>
                <w:sz w:val="15"/>
              </w:rPr>
              <w:t>3</w:t>
            </w:r>
          </w:p>
        </w:tc>
        <w:tc>
          <w:tcPr>
            <w:tcW w:w="1067" w:type="dxa"/>
            <w:tcBorders>
              <w:top w:val="single" w:sz="4" w:space="0" w:color="000000"/>
              <w:left w:val="single" w:sz="5" w:space="0" w:color="000000"/>
              <w:bottom w:val="single" w:sz="5" w:space="0" w:color="000000"/>
              <w:right w:val="single" w:sz="5" w:space="0" w:color="000000"/>
            </w:tcBorders>
          </w:tcPr>
          <w:p w14:paraId="1335C61B" w14:textId="77777777" w:rsidR="003E2A50" w:rsidRDefault="003E2A50" w:rsidP="00B81C7E">
            <w:pPr>
              <w:pStyle w:val="TableParagraph"/>
              <w:spacing w:before="4"/>
              <w:rPr>
                <w:rFonts w:ascii="Calibri" w:eastAsia="Calibri" w:hAnsi="Calibri" w:cs="Calibri"/>
                <w:sz w:val="14"/>
                <w:szCs w:val="14"/>
              </w:rPr>
            </w:pPr>
          </w:p>
          <w:p w14:paraId="10FDC497" w14:textId="77777777" w:rsidR="003E2A50" w:rsidRDefault="003E2A50" w:rsidP="00B81C7E">
            <w:pPr>
              <w:pStyle w:val="TableParagraph"/>
              <w:ind w:right="1"/>
              <w:jc w:val="center"/>
              <w:rPr>
                <w:rFonts w:ascii="Calibri" w:eastAsia="Calibri" w:hAnsi="Calibri" w:cs="Calibri"/>
                <w:sz w:val="15"/>
                <w:szCs w:val="15"/>
              </w:rPr>
            </w:pPr>
            <w:r>
              <w:rPr>
                <w:rFonts w:ascii="Calibri"/>
                <w:sz w:val="15"/>
              </w:rPr>
              <w:t>2</w:t>
            </w:r>
          </w:p>
        </w:tc>
        <w:tc>
          <w:tcPr>
            <w:tcW w:w="1200" w:type="dxa"/>
            <w:tcBorders>
              <w:top w:val="single" w:sz="4" w:space="0" w:color="000000"/>
              <w:left w:val="single" w:sz="5" w:space="0" w:color="000000"/>
              <w:bottom w:val="single" w:sz="5" w:space="0" w:color="000000"/>
              <w:right w:val="single" w:sz="5" w:space="0" w:color="000000"/>
            </w:tcBorders>
          </w:tcPr>
          <w:p w14:paraId="726B92F8" w14:textId="77777777" w:rsidR="003E2A50" w:rsidRDefault="003E2A50" w:rsidP="00B81C7E">
            <w:pPr>
              <w:pStyle w:val="TableParagraph"/>
              <w:spacing w:before="4"/>
              <w:rPr>
                <w:rFonts w:ascii="Calibri" w:eastAsia="Calibri" w:hAnsi="Calibri" w:cs="Calibri"/>
                <w:sz w:val="14"/>
                <w:szCs w:val="14"/>
              </w:rPr>
            </w:pPr>
          </w:p>
          <w:p w14:paraId="23F22430" w14:textId="77777777" w:rsidR="003E2A50" w:rsidRDefault="003E2A50" w:rsidP="00B81C7E">
            <w:pPr>
              <w:pStyle w:val="TableParagraph"/>
              <w:jc w:val="center"/>
              <w:rPr>
                <w:rFonts w:ascii="Calibri" w:eastAsia="Calibri" w:hAnsi="Calibri" w:cs="Calibri"/>
                <w:sz w:val="15"/>
                <w:szCs w:val="15"/>
              </w:rPr>
            </w:pPr>
            <w:r>
              <w:rPr>
                <w:rFonts w:ascii="Calibri"/>
                <w:sz w:val="15"/>
              </w:rPr>
              <w:t>-</w:t>
            </w:r>
          </w:p>
        </w:tc>
      </w:tr>
    </w:tbl>
    <w:p w14:paraId="5E2FF98F" w14:textId="77777777" w:rsidR="008E3D33" w:rsidRDefault="008E3D33" w:rsidP="00C36C7C"/>
    <w:p w14:paraId="76A67390" w14:textId="77777777" w:rsidR="003E2A50" w:rsidRDefault="003E2A50" w:rsidP="003E2A50">
      <w:r>
        <w:t>El Oferente deberá demostrar la titularidad de los equipos mínimos exigidos como propios descriptos en los cuadros anteriores según la Obra correspondiente, mediante copia certificada ante Escribano Público de la inscripción en su respectivo Registro, pudiendo ser acreditado también por la constancia oficial digital emitida por dicho Registro. La misma deberá contener en su cuerpo toda la información necesaria para poder efectuar su comprobación vía web.</w:t>
      </w:r>
    </w:p>
    <w:p w14:paraId="6AAC52D2" w14:textId="51532B89" w:rsidR="003E2A50" w:rsidRDefault="003E2A50" w:rsidP="003E2A50">
      <w:r>
        <w:t xml:space="preserve">A los fines de acreditar la propiedad de </w:t>
      </w:r>
      <w:r w:rsidRPr="004D62DA">
        <w:t>la</w:t>
      </w:r>
      <w:r w:rsidR="00FD79A1" w:rsidRPr="004D62DA">
        <w:t>s</w:t>
      </w:r>
      <w:r w:rsidRPr="004D62DA">
        <w:t xml:space="preserve"> caja</w:t>
      </w:r>
      <w:r w:rsidR="00FD79A1" w:rsidRPr="004D62DA">
        <w:t>s</w:t>
      </w:r>
      <w:r w:rsidRPr="004D62DA">
        <w:t xml:space="preserve"> volcadora</w:t>
      </w:r>
      <w:r w:rsidR="00FD79A1" w:rsidRPr="004D62DA">
        <w:t>s</w:t>
      </w:r>
      <w:r w:rsidRPr="004D62DA">
        <w:t xml:space="preserve"> no </w:t>
      </w:r>
      <w:r>
        <w:t xml:space="preserve">menor a 20m3 requerido en el ítem </w:t>
      </w:r>
      <w:r w:rsidR="004D62DA">
        <w:t>6,</w:t>
      </w:r>
      <w:r>
        <w:t xml:space="preserve"> para cada una de las obras el Oferente deberá presentar copia certificada de la Factura correspondiente.</w:t>
      </w:r>
    </w:p>
    <w:p w14:paraId="662F0987" w14:textId="77777777" w:rsidR="003E2A50" w:rsidRDefault="003E2A50" w:rsidP="003E2A50">
      <w:r>
        <w:t>Los equipos deberán estar en perfectas condiciones para la realización de la obra.</w:t>
      </w:r>
    </w:p>
    <w:p w14:paraId="358D7F0C" w14:textId="77777777" w:rsidR="003E2A50" w:rsidRDefault="003E2A50" w:rsidP="003E2A50">
      <w:r>
        <w:t>La aceptación por parte de la Comitente del equipo denunciado no implica responsabilidad alguna para la Repartición en cuanto a la insuficiencia e inadecuabilidad del mismo para cumplir con el plan de obras previsto. En tal caso la Empresa estará obligada a sustituirlo parcial o totalmente bajo apercibimiento de las sanciones estipuladas en el presente pliego.</w:t>
      </w:r>
    </w:p>
    <w:p w14:paraId="0B187D7C" w14:textId="77777777" w:rsidR="00D27947" w:rsidRDefault="00D27947" w:rsidP="003E2A50"/>
    <w:p w14:paraId="5F372316" w14:textId="77777777" w:rsidR="003E2A50" w:rsidRDefault="003E2A50" w:rsidP="003E2A50">
      <w:r>
        <w:lastRenderedPageBreak/>
        <w:t>Acreditada que fuera la titularidad o tenencia de los equipos mínimos exigidos para cada una de las Obras, la empresa adjudicada podrá suplantar cada uno de ellos por otros equipos de las mismas o superiores características técnicas, previa autorización por escrito expedida por la Comitente.</w:t>
      </w:r>
    </w:p>
    <w:p w14:paraId="33FA64DD" w14:textId="77777777" w:rsidR="003E2A50" w:rsidRDefault="003E2A50" w:rsidP="003E2A50"/>
    <w:p w14:paraId="54820E9F" w14:textId="77777777" w:rsidR="003E2A50" w:rsidRDefault="003E2A50" w:rsidP="003E2A50">
      <w:r>
        <w:t>9)</w:t>
      </w:r>
      <w:r>
        <w:tab/>
        <w:t>Datos garantizados: Se deberán presentar datos garantizados de todos los materiales y equipamientos a proveer por fábricas y/o empresas especializadas correspondientes.</w:t>
      </w:r>
    </w:p>
    <w:p w14:paraId="4FB0E88F" w14:textId="77777777" w:rsidR="000E6C52" w:rsidRDefault="000E6C52" w:rsidP="003E2A50"/>
    <w:p w14:paraId="1C77D86F" w14:textId="09FF2DAC" w:rsidR="003E2A50" w:rsidRDefault="000E6C52" w:rsidP="003E2A50">
      <w:r>
        <w:t>10)</w:t>
      </w:r>
      <w:r>
        <w:tab/>
      </w:r>
      <w:r w:rsidR="003E2A50">
        <w:t xml:space="preserve">Plan de avance: cuadro de avance de conformidad al ANEXO 8, que será concordante con el plan de trabajos definitivo a presentar de acuerdo a lo establecido en </w:t>
      </w:r>
      <w:r w:rsidR="003E2A50" w:rsidRPr="00F35E9C">
        <w:t>el Art. 24 del</w:t>
      </w:r>
      <w:r w:rsidR="003E2A50">
        <w:t xml:space="preserve"> presente pliego.</w:t>
      </w:r>
    </w:p>
    <w:p w14:paraId="44DC9DCA" w14:textId="77777777" w:rsidR="000E6C52" w:rsidRDefault="000E6C52" w:rsidP="003E2A50"/>
    <w:p w14:paraId="3CB6D8AA" w14:textId="77777777" w:rsidR="003E2A50" w:rsidRDefault="003E2A50" w:rsidP="003E2A50">
      <w:r>
        <w:t>11)</w:t>
      </w:r>
      <w:r>
        <w:tab/>
        <w:t>Programación Integral de la Obra: NO APLICA.</w:t>
      </w:r>
    </w:p>
    <w:p w14:paraId="5E9E181C" w14:textId="77777777" w:rsidR="000E6C52" w:rsidRDefault="000E6C52" w:rsidP="003E2A50"/>
    <w:p w14:paraId="4DA2D064" w14:textId="77777777" w:rsidR="003E2A50" w:rsidRDefault="003E2A50" w:rsidP="003E2A50">
      <w:r>
        <w:t>12)</w:t>
      </w:r>
      <w:r>
        <w:tab/>
        <w:t>Anexo 3 ‐ Formulario Propuesta:</w:t>
      </w:r>
    </w:p>
    <w:p w14:paraId="7A2175F9" w14:textId="12CDAF92" w:rsidR="003E2A50" w:rsidRDefault="003E2A50" w:rsidP="003E2A50">
      <w:r>
        <w:t>El oferente deberá presentar su propuesta por la totalidad de los trabajos de cada obra motivo de la presente contratación en el formulario designado como "ANEXO 3", cuyo modelo forma parte del presente pliego, debiendo consignar el monto total y final de su presupuesto</w:t>
      </w:r>
      <w:r w:rsidR="000E6C52">
        <w:t xml:space="preserve"> </w:t>
      </w:r>
      <w:r>
        <w:t>elaborado con precios al me</w:t>
      </w:r>
      <w:r w:rsidR="00A96BC4">
        <w:t>s de la presentación de ofertas</w:t>
      </w:r>
      <w:r>
        <w:t>. El precio que se formule corresponderá a la ejecución de la totalidad de la obra que resulte de la documentación obrante en el presente legajo. A todos los efectos se entenderá que los precios se encuentran expresados con valores al mes de presentación de Oferta independientemente de lo que exprese la proponente en los formularios respectivos</w:t>
      </w:r>
    </w:p>
    <w:p w14:paraId="70B7D601" w14:textId="77777777" w:rsidR="003E2A50" w:rsidRDefault="003E2A50" w:rsidP="003E2A50">
      <w:r>
        <w:t>La propuesta será redactada en idioma castellano, sin raspaduras, enmiendas, entrelíneas y testaciones que no hubieren sido salvadas formalmente al final.</w:t>
      </w:r>
    </w:p>
    <w:p w14:paraId="5799CAA4" w14:textId="77777777" w:rsidR="003E2A50" w:rsidRDefault="003E2A50" w:rsidP="003E2A50">
      <w:r>
        <w:t>Deberá asimismo estar firmada y sellada por el proponente o apoderado de la empresa y el director técnico de la misma.</w:t>
      </w:r>
    </w:p>
    <w:p w14:paraId="0D6ED16D" w14:textId="77777777" w:rsidR="003E2A50" w:rsidRDefault="003E2A50" w:rsidP="003E2A50"/>
    <w:p w14:paraId="6F64FE2A" w14:textId="77D51FCB" w:rsidR="003E2A50" w:rsidRDefault="003E2A50" w:rsidP="003E2A50">
      <w:r>
        <w:t>13)</w:t>
      </w:r>
      <w:r>
        <w:tab/>
        <w:t>Presupuestos Detallados:</w:t>
      </w:r>
    </w:p>
    <w:p w14:paraId="7D45779C" w14:textId="65C98262" w:rsidR="003E2A50" w:rsidRDefault="003E2A50" w:rsidP="003E2A50">
      <w:r>
        <w:t xml:space="preserve">El oferente deberá acompañar el presupuesto </w:t>
      </w:r>
      <w:r w:rsidRPr="00F35E9C">
        <w:t>detallado de</w:t>
      </w:r>
      <w:r w:rsidR="00FD79A1" w:rsidRPr="00F35E9C">
        <w:t xml:space="preserve"> la presente obra</w:t>
      </w:r>
      <w:r w:rsidRPr="00F35E9C">
        <w:t xml:space="preserve"> </w:t>
      </w:r>
      <w:r>
        <w:t>por la que oferta de conformidad al ANEXO 4, con los precios unitarios para cada ítem determinados por la empresa (surgidos de los análisis de precios correspondientes a la oferta) multiplicados por las cantidades</w:t>
      </w:r>
      <w:r w:rsidR="00A96BC4">
        <w:t xml:space="preserve"> </w:t>
      </w:r>
      <w:r>
        <w:t>determinadas en cada uno de los ítems del cómputo métrico oficial (con designación de la unidad de medida adoptada), el importe resultante de cada ítem o rubro mencionado y correspondiente precio final por el que propone realizar la obra completa.</w:t>
      </w:r>
    </w:p>
    <w:p w14:paraId="6D0A88D7" w14:textId="77777777" w:rsidR="003E2A50" w:rsidRDefault="003E2A50" w:rsidP="003E2A50">
      <w:r>
        <w:t>Dichos presupuestos se realizarán respetando las cantidades señaladas en el Cómputo Métrico que conforma todo el legajo licitatorio y su precio final será definitivo, no pudiendo sufrir modificaciones por ningún motivo.</w:t>
      </w:r>
    </w:p>
    <w:p w14:paraId="483092F8" w14:textId="77777777" w:rsidR="003E2A50" w:rsidRDefault="003E2A50" w:rsidP="003E2A50">
      <w:r>
        <w:t>En caso de error en la sumatoria de los precios unitarios, se tomará como válido el precio total cotizado, el que deberá además indicarse en números y en letras. En tal caso, y a los efectos de la posterior certificación y/o pago, la Comitente podrá solicitar la adecuación de los precios unitarios al precio total cotizado. En caso de error entre letras y números prevalece lo expresado en letras.</w:t>
      </w:r>
    </w:p>
    <w:p w14:paraId="4592B485" w14:textId="77777777" w:rsidR="00D27947" w:rsidRDefault="00D27947" w:rsidP="003E2A50"/>
    <w:p w14:paraId="28242E2E" w14:textId="77777777" w:rsidR="00D27947" w:rsidRDefault="00D27947" w:rsidP="003E2A50"/>
    <w:p w14:paraId="7B846CD9" w14:textId="77777777" w:rsidR="00A96BC4" w:rsidRDefault="00A96BC4" w:rsidP="003E2A50"/>
    <w:p w14:paraId="0A831F78" w14:textId="77777777" w:rsidR="003E2A50" w:rsidRDefault="003E2A50" w:rsidP="003E2A50">
      <w:r>
        <w:lastRenderedPageBreak/>
        <w:t>14)</w:t>
      </w:r>
      <w:r>
        <w:tab/>
        <w:t>Análisis de Precios de todos y cada uno de los ítems y/o rubros componentes del presupuesto detallado:</w:t>
      </w:r>
    </w:p>
    <w:p w14:paraId="635AFD3B" w14:textId="77777777" w:rsidR="003E2A50" w:rsidRDefault="003E2A50" w:rsidP="003E2A50">
      <w:r>
        <w:t>Los análisis de precios estarán desagregados en todos los elementos que conforman el precio del mismo (materiales, mano de obra detallada en las distintas categorías de operarios, equipos, costos administrativos, impositivos, utilidad, etc.), siguiendo en general, los lineamientos que a tal efecto utiliza la Repartición. Tal requisito se considerará cumplimentado en los casos donde las instalaciones se encuentren detalladas dentro de los presupuestos desagregados con las cantidades unitarias de materiales y mano de obra.</w:t>
      </w:r>
    </w:p>
    <w:p w14:paraId="34B1BAF1" w14:textId="77777777" w:rsidR="003E2A50" w:rsidRDefault="003E2A50" w:rsidP="003E2A50">
      <w:r>
        <w:t>En el caso que no estuvieran detallados los elementos componentes de la Carga Fija (C.F.), se adjuntará planilla por separado donde se indicarán los mismos y sus respectivas incidencias y/o porcentajes.</w:t>
      </w:r>
    </w:p>
    <w:p w14:paraId="215D88B8" w14:textId="77777777" w:rsidR="003E2A50" w:rsidRDefault="003E2A50" w:rsidP="003E2A50">
      <w:r>
        <w:t>Los Análisis de Precios deberán ser presentados de conformidad al “ANEXO 5” del presente pliego.  A criterio de la comitente podrá solicitar a los oferentes que modifiquen los análisis de precios presentados cuando surja que ellos no se condicen con los datos reales de la obra. En caso que los oferentes no procedan a actuar conforme lo solicite la comisión, ésta se reserva la facultad de proceder al rechazo de la oferta.</w:t>
      </w:r>
    </w:p>
    <w:p w14:paraId="25277F61" w14:textId="77777777" w:rsidR="00A96BC4" w:rsidRDefault="00A96BC4" w:rsidP="003E2A50"/>
    <w:p w14:paraId="1C52B42B" w14:textId="77777777" w:rsidR="003E2A50" w:rsidRDefault="003E2A50" w:rsidP="003E2A50">
      <w:r>
        <w:t>15)</w:t>
      </w:r>
      <w:r>
        <w:tab/>
        <w:t>Curva de inversión de la obra con su correspondiente cuadro de remanentes a ejecutar, desagregado por ítem para cada período de certificación; presentados de conformidad con los ANEXOS 7 y 8 del presente pliego.</w:t>
      </w:r>
    </w:p>
    <w:p w14:paraId="774E7777" w14:textId="77777777" w:rsidR="00A96BC4" w:rsidRDefault="00A96BC4" w:rsidP="003E2A50"/>
    <w:p w14:paraId="2BD68760" w14:textId="205FE29B" w:rsidR="003E2A50" w:rsidRPr="00F35E9C" w:rsidRDefault="003E2A50" w:rsidP="003E2A50">
      <w:r w:rsidRPr="00F35E9C">
        <w:t>16)</w:t>
      </w:r>
      <w:r w:rsidRPr="00F35E9C">
        <w:tab/>
        <w:t>Soporte</w:t>
      </w:r>
      <w:r w:rsidR="007F77C2" w:rsidRPr="00F35E9C">
        <w:t xml:space="preserve"> magnético</w:t>
      </w:r>
      <w:r w:rsidRPr="00F35E9C">
        <w:t xml:space="preserve"> digital con </w:t>
      </w:r>
      <w:r w:rsidR="007F77C2" w:rsidRPr="00F35E9C">
        <w:t xml:space="preserve">toda la documentación exigida en este Art. 12, debiendo encontrase </w:t>
      </w:r>
      <w:r w:rsidRPr="00F35E9C">
        <w:t>los Apartados 13), 14) y 15) del presente</w:t>
      </w:r>
      <w:r w:rsidR="007F77C2" w:rsidRPr="00F35E9C">
        <w:t xml:space="preserve"> en formato EXCEL</w:t>
      </w:r>
      <w:r w:rsidRPr="00F35E9C">
        <w:t>.</w:t>
      </w:r>
    </w:p>
    <w:p w14:paraId="1849F829" w14:textId="77777777" w:rsidR="00A96BC4" w:rsidRDefault="00A96BC4" w:rsidP="003E2A50"/>
    <w:p w14:paraId="601438BA" w14:textId="3DCE9CF2" w:rsidR="003E2A50" w:rsidRDefault="003E2A50" w:rsidP="003E2A50">
      <w:r>
        <w:t>17)</w:t>
      </w:r>
      <w:r>
        <w:tab/>
        <w:t>Listado de Obras: debidamente incorporadas al legajo obrante en el Registro de Constructores de Obra Pública. A tales fines, se deberá acompañar una impresión de la "DECLARACIÓN DE OBRAS PARA EL REGISTRO DE ANTECENDENTES TECNICOS" incorporado en el Registro de constructores de Obra Pública, subrayando o señalizando en la misma, los antecedentes que la empresa entienda, cumplen con los requisitos establecidos en el Art. 19</w:t>
      </w:r>
    </w:p>
    <w:p w14:paraId="68C1EDF8" w14:textId="77777777" w:rsidR="00A96BC4" w:rsidRDefault="00A96BC4" w:rsidP="003E2A50"/>
    <w:p w14:paraId="49873482" w14:textId="550F9EE4" w:rsidR="001213F9" w:rsidRDefault="003E2A50" w:rsidP="003E2A50">
      <w:r w:rsidRPr="00F35E9C">
        <w:t>18)</w:t>
      </w:r>
      <w:r w:rsidRPr="00F35E9C">
        <w:tab/>
      </w:r>
      <w:r w:rsidR="00A44AB0">
        <w:t xml:space="preserve">Certificado de Visita a obra: Será obligación de la oferente la presentación de dicho certificado emitido por la </w:t>
      </w:r>
      <w:r w:rsidR="00A44AB0" w:rsidRPr="00323360">
        <w:t>Secretaría de Gobierno y Planificación</w:t>
      </w:r>
      <w:r w:rsidR="00A44AB0">
        <w:t xml:space="preserve"> de la Municipalidad de Alta Gracia, dentro de los plazos acordados con la misma todo de acuerdo al Art. 9 de dicho pliego.</w:t>
      </w:r>
    </w:p>
    <w:p w14:paraId="1BE0E860" w14:textId="77777777" w:rsidR="001213F9" w:rsidRDefault="001213F9" w:rsidP="003E2A50"/>
    <w:p w14:paraId="02D12306" w14:textId="555F0B61" w:rsidR="003E2A50" w:rsidRDefault="001213F9" w:rsidP="003E2A50">
      <w:r>
        <w:t xml:space="preserve">19) </w:t>
      </w:r>
      <w:r w:rsidR="006D10CA">
        <w:tab/>
      </w:r>
      <w:r w:rsidR="003E2A50">
        <w:t>Toda otra documentación, que referida a la propuesta exija el presente legajo (ver Pliego de Especificaciones Técnicas).</w:t>
      </w:r>
    </w:p>
    <w:p w14:paraId="2C393C6D" w14:textId="29DC20C6" w:rsidR="003E2A50" w:rsidRDefault="003E2A50" w:rsidP="003E2A50">
      <w:r>
        <w:t xml:space="preserve">Queda establecido y entendido que toda la documentación requerida resulta indispensable a efectos de su valoración y </w:t>
      </w:r>
      <w:r w:rsidRPr="00F35E9C">
        <w:t xml:space="preserve">análisis por parte de la </w:t>
      </w:r>
      <w:r w:rsidR="006D10CA">
        <w:t>COMISIÓN</w:t>
      </w:r>
      <w:r w:rsidR="003C71F3">
        <w:t xml:space="preserve"> DE PREADJUDICACIÓN</w:t>
      </w:r>
      <w:r w:rsidR="006D10CA">
        <w:t>.</w:t>
      </w:r>
    </w:p>
    <w:p w14:paraId="2ACFF1A0" w14:textId="40C59C35" w:rsidR="00A96BC4" w:rsidRDefault="003E2A50" w:rsidP="00A96BC4">
      <w:pPr>
        <w:rPr>
          <w:ins w:id="2" w:author="Usuario" w:date="2021-09-27T09:48:00Z"/>
        </w:rPr>
      </w:pPr>
      <w:r w:rsidRPr="00F35E9C">
        <w:t>Toda la documentación que se presente a la Licitación tendrá</w:t>
      </w:r>
      <w:r>
        <w:t xml:space="preserve"> carácter de declaración jurada.    Todos los documentos, modelos de planillas y anexos exigidos en este Pliego de Condiciones que deban ser presentados por el oferente, son de uso obligatorio.</w:t>
      </w:r>
    </w:p>
    <w:p w14:paraId="501337CB" w14:textId="77777777" w:rsidR="003722E7" w:rsidRDefault="003722E7" w:rsidP="00A96BC4">
      <w:pPr>
        <w:rPr>
          <w:ins w:id="3" w:author="Usuario" w:date="2021-09-27T09:48:00Z"/>
        </w:rPr>
      </w:pPr>
    </w:p>
    <w:p w14:paraId="55AA0C7C" w14:textId="3ACCD375" w:rsidR="00A96BC4" w:rsidRDefault="00A8416A" w:rsidP="00A96BC4">
      <w:pPr>
        <w:rPr>
          <w:b/>
        </w:rPr>
      </w:pPr>
      <w:r>
        <w:rPr>
          <w:b/>
        </w:rPr>
        <w:t>Artículo N° 13</w:t>
      </w:r>
      <w:r w:rsidR="00A96BC4" w:rsidRPr="008412C9">
        <w:rPr>
          <w:b/>
        </w:rPr>
        <w:t>:</w:t>
      </w:r>
      <w:r w:rsidR="00A96BC4" w:rsidRPr="008412C9">
        <w:rPr>
          <w:b/>
        </w:rPr>
        <w:tab/>
        <w:t>RESPONSABILIDAD DEL OFERENTE – EXIMICIÓN DE LA COMITENTE</w:t>
      </w:r>
    </w:p>
    <w:p w14:paraId="0F0C68B7" w14:textId="77777777" w:rsidR="00D27947" w:rsidRDefault="00D27947" w:rsidP="00A96BC4">
      <w:pPr>
        <w:rPr>
          <w:b/>
        </w:rPr>
      </w:pPr>
    </w:p>
    <w:p w14:paraId="6A19EB53" w14:textId="77777777" w:rsidR="00D27947" w:rsidRDefault="00D27947" w:rsidP="00A96BC4"/>
    <w:p w14:paraId="77ADCF4E" w14:textId="77777777" w:rsidR="00A96BC4" w:rsidRDefault="00A96BC4" w:rsidP="00A96BC4"/>
    <w:p w14:paraId="2D15A15A" w14:textId="2F166ADA" w:rsidR="003E2A50" w:rsidRDefault="00A96BC4" w:rsidP="00A96BC4">
      <w:r>
        <w:lastRenderedPageBreak/>
        <w:t xml:space="preserve">Los Oferentes, en razón de su declaración jurada de haber realizado una visita de inspección al lugar de emplazamiento de las obras y sus alrededores, a fin de recabar por sí mismo y bajo su responsabilidad y riesgo, toda la información y gestión de las factibilidades y puntos de derivación correspondientes, que puedan ser necesarios para preparar sus </w:t>
      </w:r>
      <w:r w:rsidR="008412C9">
        <w:t xml:space="preserve">ofertas, no podrán luego alegar </w:t>
      </w:r>
      <w:r>
        <w:t>desconocimiento de las características de dicho emplazamiento y será a su cargo cualquier consecuencia económica que de ello pueda derivarse.</w:t>
      </w:r>
    </w:p>
    <w:p w14:paraId="1BF620F7" w14:textId="77777777" w:rsidR="008412C9" w:rsidRDefault="008412C9" w:rsidP="00A96BC4"/>
    <w:p w14:paraId="3CAB2108" w14:textId="5F58421F" w:rsidR="008412C9" w:rsidRDefault="008412C9" w:rsidP="008412C9">
      <w:r w:rsidRPr="008412C9">
        <w:rPr>
          <w:b/>
        </w:rPr>
        <w:t>Artículo N° 1</w:t>
      </w:r>
      <w:r w:rsidR="00A8416A">
        <w:rPr>
          <w:b/>
        </w:rPr>
        <w:t>4</w:t>
      </w:r>
      <w:r w:rsidRPr="008412C9">
        <w:rPr>
          <w:b/>
        </w:rPr>
        <w:t>:</w:t>
      </w:r>
      <w:r w:rsidRPr="008412C9">
        <w:rPr>
          <w:b/>
        </w:rPr>
        <w:tab/>
        <w:t>CAPACIDAD NECESARIA PARA RESULTAR ADJUDICATARIO</w:t>
      </w:r>
    </w:p>
    <w:p w14:paraId="0C1EFE5C" w14:textId="77777777" w:rsidR="008412C9" w:rsidRDefault="008412C9" w:rsidP="008412C9"/>
    <w:p w14:paraId="1C10C9B8" w14:textId="7E6ADC15" w:rsidR="008412C9" w:rsidRDefault="008412C9" w:rsidP="008412C9">
      <w:r>
        <w:t xml:space="preserve">Conforme lo normado por el Decreto N° 1419/2017, para resultar adjudicatario el oferente seleccionado deberá tener la Habilitación y la determinación de la Capacidad Económico Financiera en el Registro de Constructores de Obra Pública vigente con antecedentes en la especialidad relacionada al objeto de la contratación, así como el seguro de caución integrado de acuerdo a lo establecido en el artículo 6 del citado Decreto, en caso de corresponder; sin perjuicio de la metodología de evaluación establecida en el </w:t>
      </w:r>
      <w:r w:rsidRPr="00F74DC4">
        <w:t>artículo 1</w:t>
      </w:r>
      <w:r w:rsidR="00F74DC4" w:rsidRPr="00F74DC4">
        <w:t>8</w:t>
      </w:r>
      <w:r w:rsidRPr="00F74DC4">
        <w:t xml:space="preserve"> del presente Pliego Particular de Condiciones.</w:t>
      </w:r>
    </w:p>
    <w:p w14:paraId="5A5430CE" w14:textId="77777777" w:rsidR="008412C9" w:rsidRDefault="008412C9" w:rsidP="008412C9"/>
    <w:p w14:paraId="2931AC2B" w14:textId="5D803204" w:rsidR="008412C9" w:rsidRPr="008412C9" w:rsidRDefault="008412C9" w:rsidP="008412C9">
      <w:pPr>
        <w:rPr>
          <w:b/>
        </w:rPr>
      </w:pPr>
      <w:r w:rsidRPr="008412C9">
        <w:rPr>
          <w:b/>
        </w:rPr>
        <w:t>Artículo N° 1</w:t>
      </w:r>
      <w:r w:rsidR="00A8416A">
        <w:rPr>
          <w:b/>
        </w:rPr>
        <w:t>5</w:t>
      </w:r>
      <w:r w:rsidRPr="008412C9">
        <w:rPr>
          <w:b/>
        </w:rPr>
        <w:t>:</w:t>
      </w:r>
      <w:r w:rsidRPr="008412C9">
        <w:rPr>
          <w:b/>
        </w:rPr>
        <w:tab/>
        <w:t>MANTENIMIENTO DE LAS PROPUESTAS</w:t>
      </w:r>
    </w:p>
    <w:p w14:paraId="71A6BB78" w14:textId="77777777" w:rsidR="008412C9" w:rsidRDefault="008412C9" w:rsidP="008412C9"/>
    <w:p w14:paraId="2472E03C" w14:textId="77777777" w:rsidR="008412C9" w:rsidRDefault="008412C9" w:rsidP="008412C9">
      <w:r>
        <w:t>Las propuestas, de acuerdo al Art. N° 28 de la Ley de Obras Públicas N° 8614, se consideran firmes y validas durante ciento ochenta días (180) días a contar desde la fecha del acto de apertura.</w:t>
      </w:r>
    </w:p>
    <w:p w14:paraId="6611182A" w14:textId="19850E28" w:rsidR="008412C9" w:rsidRDefault="008412C9" w:rsidP="008412C9">
      <w:r>
        <w:t>Asimismo</w:t>
      </w:r>
      <w:r w:rsidR="007F77C2">
        <w:t>,</w:t>
      </w:r>
      <w:r>
        <w:t xml:space="preserve"> se entiende que tal compromiso se prorroga automáticamente cada treinta (30) días, de no mediar manifestación expresa en contrario por parte del proponente, con una antelación no menor a tres (3) días hábiles a la fecha de cada uno de los vencimientos.</w:t>
      </w:r>
    </w:p>
    <w:p w14:paraId="732073C1" w14:textId="77777777" w:rsidR="00D67991" w:rsidRDefault="00D67991" w:rsidP="008412C9"/>
    <w:p w14:paraId="24BEAA68" w14:textId="29BAF9D5" w:rsidR="00D67991" w:rsidRDefault="00D67991" w:rsidP="00D67991">
      <w:r w:rsidRPr="00D67991">
        <w:rPr>
          <w:b/>
        </w:rPr>
        <w:t>Artículo N° 1</w:t>
      </w:r>
      <w:r w:rsidR="00A8416A">
        <w:rPr>
          <w:b/>
        </w:rPr>
        <w:t>6</w:t>
      </w:r>
      <w:r w:rsidRPr="00D67991">
        <w:rPr>
          <w:b/>
        </w:rPr>
        <w:t>:</w:t>
      </w:r>
      <w:r w:rsidRPr="00D67991">
        <w:rPr>
          <w:b/>
        </w:rPr>
        <w:tab/>
        <w:t>DE LA APERTURA DE LA LICITACIÓN</w:t>
      </w:r>
    </w:p>
    <w:p w14:paraId="419C1C0B" w14:textId="77777777" w:rsidR="00D67991" w:rsidRDefault="00D67991" w:rsidP="00D67991"/>
    <w:p w14:paraId="1CEC97AF" w14:textId="7E674DC0" w:rsidR="00D67991" w:rsidRDefault="00D67991" w:rsidP="00D67991">
      <w:r>
        <w:t>En el lugar y hora fijados en el aviso de llamado a licitación, en acto público, se procederá, en presencia de la Autoridad Competente o por ante quien esta delegue, oferentes presentes y público, a la apertura de todos los sobres, verificándose su contenido. En ese acto y según el procedimiento previsto por la Ley de Obras Públicas se individualizará cada uno de los documentos que se acompañan y dará lectura a la propuesta, dejando constancia de todo ello en acta, conforme a lo previsto por el Art.  N° 25 y siguientes del Decreto Reglamentario N°   1331‐C‐53 (T.O. N° 4758/77).</w:t>
      </w:r>
    </w:p>
    <w:p w14:paraId="3F05B6EA" w14:textId="64097601" w:rsidR="00D67991" w:rsidRPr="007F77C2" w:rsidRDefault="00D67991" w:rsidP="00F35E9C">
      <w:pPr>
        <w:rPr>
          <w:color w:val="FF0000"/>
        </w:rPr>
      </w:pPr>
      <w:r>
        <w:t>De todo lo actuado se dejará constancia en el Acta de Apertura. La documentación obrante en cada uno de los sobres será examinada y evaluada po</w:t>
      </w:r>
      <w:r w:rsidRPr="00F35E9C">
        <w:t xml:space="preserve">r la </w:t>
      </w:r>
      <w:r w:rsidR="006D10CA">
        <w:t>COMISIÓN DE PREADJUDICACIÓN</w:t>
      </w:r>
      <w:r w:rsidRPr="00F35E9C">
        <w:t xml:space="preserve">. </w:t>
      </w:r>
    </w:p>
    <w:p w14:paraId="57AF1A15" w14:textId="77777777" w:rsidR="001C5445" w:rsidRDefault="001C5445" w:rsidP="001C5445"/>
    <w:p w14:paraId="73886EB1" w14:textId="77777777" w:rsidR="001C5445" w:rsidRPr="0052123D" w:rsidRDefault="001C5445" w:rsidP="001C5445">
      <w:pPr>
        <w:rPr>
          <w:b/>
          <w:u w:val="single"/>
        </w:rPr>
      </w:pPr>
      <w:r w:rsidRPr="0052123D">
        <w:rPr>
          <w:b/>
          <w:u w:val="single"/>
        </w:rPr>
        <w:t>CAPITULO III – EL ESTUDIO Y COMPARACIÓN DE LAS PROPUESTAS</w:t>
      </w:r>
    </w:p>
    <w:p w14:paraId="540B7F0D" w14:textId="77777777" w:rsidR="001C5445" w:rsidRDefault="001C5445" w:rsidP="001C5445"/>
    <w:p w14:paraId="5815EE36" w14:textId="77777777" w:rsidR="001C5445" w:rsidRPr="0052123D" w:rsidRDefault="001C5445" w:rsidP="001C5445">
      <w:pPr>
        <w:rPr>
          <w:b/>
        </w:rPr>
      </w:pPr>
      <w:r w:rsidRPr="0052123D">
        <w:rPr>
          <w:b/>
        </w:rPr>
        <w:t>Artículo N° 17:</w:t>
      </w:r>
      <w:r w:rsidRPr="0052123D">
        <w:rPr>
          <w:b/>
        </w:rPr>
        <w:tab/>
        <w:t>CAUSALES DE RECHAZO</w:t>
      </w:r>
    </w:p>
    <w:p w14:paraId="5C607B50" w14:textId="77777777" w:rsidR="001C5445" w:rsidRDefault="001C5445" w:rsidP="001C5445"/>
    <w:p w14:paraId="7C6782E7" w14:textId="77777777" w:rsidR="001C5445" w:rsidRDefault="001C5445" w:rsidP="001C5445">
      <w:r>
        <w:t>Será causal de rechazo de la propuesta, la omisión de cualquiera de los requisitos detallados a continuación:</w:t>
      </w:r>
    </w:p>
    <w:p w14:paraId="6ACB51A3" w14:textId="77777777" w:rsidR="000E79D2" w:rsidRDefault="000E79D2" w:rsidP="001C5445"/>
    <w:p w14:paraId="2050AEC5" w14:textId="47643829" w:rsidR="001C5445" w:rsidRDefault="001C5445" w:rsidP="001C5445">
      <w:r>
        <w:lastRenderedPageBreak/>
        <w:t>1)</w:t>
      </w:r>
      <w:r>
        <w:tab/>
        <w:t>Garantía de la</w:t>
      </w:r>
      <w:r w:rsidR="000E79D2">
        <w:t xml:space="preserve"> </w:t>
      </w:r>
      <w:r>
        <w:t>propuesta equivalente al 1% (uno por ciento) del monto del Presupuesto Oficial de cada obra por la que se oferta, constituida por cualquiera de los medios establecidos en el art. 22 de la Ley de Obras Públicas N° 8614, en los términos del art. 12 inc.2.</w:t>
      </w:r>
    </w:p>
    <w:p w14:paraId="524D88BE" w14:textId="77777777" w:rsidR="001C5445" w:rsidRDefault="001C5445" w:rsidP="001C5445"/>
    <w:p w14:paraId="0383BE50" w14:textId="77777777" w:rsidR="001C5445" w:rsidRDefault="001C5445" w:rsidP="001C5445">
      <w:r>
        <w:t>2)</w:t>
      </w:r>
      <w:r>
        <w:tab/>
        <w:t>Constancia de Habilitación y Determinación de Capacidad Económico Financiera del Registro de Constructores de Obra Pública vigente, así como el seguro de caución en caso de corresponder; en los términos del art. 12 inc.3.</w:t>
      </w:r>
    </w:p>
    <w:p w14:paraId="7028BC01" w14:textId="77777777" w:rsidR="001C5445" w:rsidRDefault="001C5445" w:rsidP="001C5445"/>
    <w:p w14:paraId="65C1745D" w14:textId="77777777" w:rsidR="001C5445" w:rsidRDefault="001C5445" w:rsidP="001C5445">
      <w:r>
        <w:t>3)</w:t>
      </w:r>
      <w:r>
        <w:tab/>
        <w:t>Presupuestos Detallados y Análisis de Precios de todos y cada uno de los ítems y/o rubros, en los términos del art. 12 inc. 13 y 14 (Anexos 4 y 5 del presente pliego).</w:t>
      </w:r>
    </w:p>
    <w:p w14:paraId="4999F352" w14:textId="77777777" w:rsidR="001C5445" w:rsidRDefault="001C5445" w:rsidP="001C5445"/>
    <w:p w14:paraId="32185AF8" w14:textId="14242C4A" w:rsidR="001C5445" w:rsidRDefault="001C5445" w:rsidP="001C5445">
      <w:r>
        <w:t>4)</w:t>
      </w:r>
      <w:r>
        <w:tab/>
        <w:t>Curva de inversión de la obra con su correspondiente cuadro de remanentes a ejecutar, desagregado por ítem para cada período de certificación,</w:t>
      </w:r>
      <w:r w:rsidR="00A20BFD">
        <w:t xml:space="preserve"> </w:t>
      </w:r>
      <w:r>
        <w:t>en los términos del art. 12 inc. 15 (Anexos 6 y 7 del presente pliego).</w:t>
      </w:r>
    </w:p>
    <w:p w14:paraId="6B66AF30" w14:textId="77777777" w:rsidR="001C5445" w:rsidRDefault="001C5445" w:rsidP="001C5445"/>
    <w:p w14:paraId="2C7A4F05" w14:textId="1BC3CADE" w:rsidR="001C5445" w:rsidRDefault="001C5445" w:rsidP="001C5445">
      <w:r>
        <w:t>5)</w:t>
      </w:r>
      <w:r>
        <w:tab/>
        <w:t>Resultará causal de rechazo si la oferta contuviera reservas con respecto a los plazos, condiciones y especificaciones de los documentos de la Licitación Pública.</w:t>
      </w:r>
    </w:p>
    <w:p w14:paraId="6B36489B" w14:textId="77777777" w:rsidR="001C5445" w:rsidRDefault="001C5445" w:rsidP="001C5445"/>
    <w:p w14:paraId="1C8C61B0" w14:textId="5D536514" w:rsidR="001C5445" w:rsidRDefault="00A20BFD" w:rsidP="001C5445">
      <w:r>
        <w:t>6</w:t>
      </w:r>
      <w:r w:rsidR="001C5445">
        <w:t>)</w:t>
      </w:r>
      <w:r w:rsidR="001C5445">
        <w:tab/>
        <w:t>Cláusula Anticorrupción – Prácticas Prohibidas:</w:t>
      </w:r>
    </w:p>
    <w:p w14:paraId="43930DEE" w14:textId="124F3C7A" w:rsidR="001C5445" w:rsidRDefault="001C5445" w:rsidP="001C5445">
      <w:r>
        <w:t>Será causal determinante del rechazo sin más trámite de la propuesta u oferta en cualquier estado de la licitación o de la rescisión de pleno derecho del contrato dar u ofrecer dinero o cualquier dádiva a fin de que: a) Funcionarios o empleados públicos con competencia referida a una licitación o contrato hagan o dejen de hacer algo relativo a sus funciones; b) O para que hagan valer la influencia de su cargo ante otro funcionario o empleado público con la competencia descripta, a fin de que éstos hagan o dejen de hacer algo relativo a sus funciones; c) Cualquier persona haga valer su relación o influencia sobre un funcionario o empleado público con la competencia descripta, a fin de que éstos</w:t>
      </w:r>
      <w:r w:rsidR="00A20BFD">
        <w:t xml:space="preserve"> </w:t>
      </w:r>
      <w:r>
        <w:t>hagan o dejen de hacer algo relativo a sus funciones. Serán considerados sujetos activos de esta conducta quienes hayan cometido tales actos en interés del contratista directa o indirectamente, ya sea como representantes, administradores, socios, mandatarios, gerentes, empleados, contratados, gestores de negocios, síndicos, o cualquier otra persona física o jurídica. Las consecuencias de estas conductas ilícitas se producirán aun cuando se hubiesen consumado en grado de tentativa.</w:t>
      </w:r>
    </w:p>
    <w:p w14:paraId="04CFD98F" w14:textId="77777777" w:rsidR="00DC2609" w:rsidRDefault="00DC2609" w:rsidP="001C5445"/>
    <w:p w14:paraId="74DEF437" w14:textId="5A00F0EF" w:rsidR="004A37F1" w:rsidRDefault="00A8416A" w:rsidP="001C5445">
      <w:r>
        <w:t>7)</w:t>
      </w:r>
      <w:r w:rsidR="006D10CA">
        <w:tab/>
      </w:r>
      <w:r>
        <w:t xml:space="preserve"> </w:t>
      </w:r>
      <w:r w:rsidRPr="00A8416A">
        <w:t xml:space="preserve">La falta de presentación del correspondiente </w:t>
      </w:r>
      <w:r w:rsidR="000C7B96">
        <w:t>Certificado de Visita a Obra de acuerdo al art. 12.18 del presente pliego.</w:t>
      </w:r>
    </w:p>
    <w:p w14:paraId="52777573" w14:textId="77777777" w:rsidR="004A37F1" w:rsidRDefault="004A37F1" w:rsidP="001C5445"/>
    <w:p w14:paraId="6199915E" w14:textId="221ED05F" w:rsidR="00DC2609" w:rsidRPr="00F35E9C" w:rsidRDefault="00DC2609" w:rsidP="001C5445">
      <w:r>
        <w:t xml:space="preserve">8) </w:t>
      </w:r>
      <w:r w:rsidR="006D10CA">
        <w:tab/>
      </w:r>
      <w:r w:rsidR="001C5445" w:rsidRPr="00F35E9C">
        <w:t>Antecedentes de Obras Ejecutadas, Contratadas y en Ejecución</w:t>
      </w:r>
      <w:r w:rsidR="006D10CA">
        <w:t>.</w:t>
      </w:r>
    </w:p>
    <w:p w14:paraId="4DBDD56A" w14:textId="5D3CA2BC" w:rsidR="001C5445" w:rsidRDefault="001C5445" w:rsidP="001C5445">
      <w:r w:rsidRPr="00F35E9C">
        <w:t>El oferente deberá</w:t>
      </w:r>
      <w:r>
        <w:t xml:space="preserve"> tener acreditado en el legajo obrante en el Registro de Constructores de Obra Pública, en la categoría descripta en el Art. 4 y 5 del P.P.C., los antecedentes </w:t>
      </w:r>
      <w:r w:rsidR="00A20BFD">
        <w:t>mínimos</w:t>
      </w:r>
      <w:r>
        <w:t xml:space="preserve"> conforme lo establecido el Articulo 19 del presente Pliego.</w:t>
      </w:r>
    </w:p>
    <w:p w14:paraId="06B120F2" w14:textId="77777777" w:rsidR="001C5445" w:rsidRDefault="001C5445" w:rsidP="001C5445">
      <w:r>
        <w:t>Cabe advertir que, en virtud de lo establecido en los artículos 3 inc. c) y 7 del Decreto Provincial N° 1419/2017, no se considerarán los antecedentes de obras que no se encuentren incorporados al legajo obrante en el Registro de Constructores de Obra Pública.</w:t>
      </w:r>
    </w:p>
    <w:p w14:paraId="7F65CDDA" w14:textId="77777777" w:rsidR="00D27947" w:rsidRDefault="00D27947" w:rsidP="001C5445"/>
    <w:p w14:paraId="7F972A50" w14:textId="77777777" w:rsidR="00D27947" w:rsidRDefault="00D27947" w:rsidP="001C5445"/>
    <w:p w14:paraId="5449AACC" w14:textId="77777777" w:rsidR="001C5445" w:rsidRDefault="001C5445" w:rsidP="001C5445"/>
    <w:p w14:paraId="292A2782" w14:textId="550B85D1" w:rsidR="001C5445" w:rsidRDefault="001C5445" w:rsidP="001C5445">
      <w:r>
        <w:lastRenderedPageBreak/>
        <w:t>Sin perjuicio de las causales de rechazo descriptas precedentemente, el oferente deberá cumplimentar la totalidad de la documentación exigida en pliego para ser adjudicatario de la presente obra.</w:t>
      </w:r>
    </w:p>
    <w:p w14:paraId="2864E7C6" w14:textId="4106F224" w:rsidR="001C5445" w:rsidRDefault="001C5445" w:rsidP="001C5445">
      <w:r w:rsidRPr="00F35E9C">
        <w:t xml:space="preserve">La </w:t>
      </w:r>
      <w:r w:rsidR="006D10CA" w:rsidRPr="003C71F3">
        <w:t xml:space="preserve">COMISIÓN DE PREADJUDICACIÓN </w:t>
      </w:r>
      <w:r w:rsidRPr="00F35E9C">
        <w:t>podrá requerir a las empresas</w:t>
      </w:r>
      <w:r>
        <w:t xml:space="preserve"> que subsanen defectos formales de la documental requerida, siempre y cuando no afecten sustancialmente la validez de la oferta ni alteren su esencia.</w:t>
      </w:r>
    </w:p>
    <w:p w14:paraId="4C5B666B" w14:textId="77777777" w:rsidR="008412C9" w:rsidRDefault="008412C9" w:rsidP="00A96BC4"/>
    <w:p w14:paraId="4A52DA40" w14:textId="7C98EA2A" w:rsidR="001E037C" w:rsidRPr="001E037C" w:rsidRDefault="001E037C" w:rsidP="001E037C">
      <w:pPr>
        <w:rPr>
          <w:b/>
        </w:rPr>
      </w:pPr>
      <w:r w:rsidRPr="00F35E9C">
        <w:rPr>
          <w:b/>
        </w:rPr>
        <w:t>Artículo N° 1</w:t>
      </w:r>
      <w:r w:rsidR="00DB516D" w:rsidRPr="00F35E9C">
        <w:rPr>
          <w:b/>
        </w:rPr>
        <w:t>8</w:t>
      </w:r>
      <w:r w:rsidRPr="00F35E9C">
        <w:rPr>
          <w:b/>
        </w:rPr>
        <w:t>:</w:t>
      </w:r>
      <w:r w:rsidRPr="00F35E9C">
        <w:rPr>
          <w:b/>
        </w:rPr>
        <w:tab/>
        <w:t xml:space="preserve">DE LA </w:t>
      </w:r>
      <w:r w:rsidR="003C71F3">
        <w:rPr>
          <w:b/>
        </w:rPr>
        <w:t xml:space="preserve">COMISIÓN DE PREADJUDICACIÓN </w:t>
      </w:r>
      <w:r w:rsidRPr="00F35E9C">
        <w:rPr>
          <w:b/>
        </w:rPr>
        <w:t>Y VALORACIÓN DE LAS OFERTAS</w:t>
      </w:r>
    </w:p>
    <w:p w14:paraId="678B9E84" w14:textId="77777777" w:rsidR="001E037C" w:rsidRDefault="001E037C" w:rsidP="001E037C"/>
    <w:p w14:paraId="477C72FC" w14:textId="1FB29552" w:rsidR="001E037C" w:rsidRDefault="003C71F3" w:rsidP="001E037C">
      <w:r w:rsidRPr="003C71F3">
        <w:t>La COMISIÓN DE PREADJUDICACIÓN será designada por el Departamento Ejecutivo y contará con al menos un empleado del área técnica que corresponda.</w:t>
      </w:r>
    </w:p>
    <w:p w14:paraId="0C53FC4D" w14:textId="77777777" w:rsidR="001E037C" w:rsidRDefault="001E037C" w:rsidP="001E037C">
      <w:r>
        <w:t>Su función específica, será la de asesorar a las autoridades acerca de la aceptación o el rechazo de cada proponente, en base a los antecedentes técnicos, legales y económicos que se hayan aportado en la documentación presentada, y la de recabar cualquier otra información que estimase conveniente, para determinar condiciones legales, de idoneidad, económicas y financieras, y de plantel y equipo para ejecutar la obra.</w:t>
      </w:r>
    </w:p>
    <w:p w14:paraId="0C115A87" w14:textId="0F90DF2B" w:rsidR="001E037C" w:rsidRDefault="001E037C" w:rsidP="001E037C">
      <w:r>
        <w:t xml:space="preserve">La </w:t>
      </w:r>
      <w:r w:rsidR="003C71F3">
        <w:t>COMISIÓN DE PREADJUDICACIÓN</w:t>
      </w:r>
      <w:r>
        <w:t xml:space="preserve">, está facultada para requerir, mediante Cédula de Notificación, la información y/o documentación faltante o el completamiento respectivo, con posterioridad al acto de apertura. </w:t>
      </w:r>
    </w:p>
    <w:p w14:paraId="10CAA8EA" w14:textId="0C878878" w:rsidR="001E037C" w:rsidRDefault="001E037C" w:rsidP="001E037C">
      <w:r>
        <w:t xml:space="preserve">El oferente deberá suplir las deficiencias señaladas en el párrafo precedente, a entera satisfacción de la </w:t>
      </w:r>
      <w:r w:rsidR="003C71F3">
        <w:t>COMISIÓN DE PREADJUDICACIÓN</w:t>
      </w:r>
      <w:r>
        <w:t>, dentro de los dos (2) días hábiles de notificado; caso contrario la autoridad competente se reserva la facultad de desestimar, sin más trámite, su propuesta.</w:t>
      </w:r>
    </w:p>
    <w:p w14:paraId="49BED181" w14:textId="77777777" w:rsidR="001E037C" w:rsidRDefault="001E037C" w:rsidP="001E037C">
      <w:r>
        <w:t>Para el caso de que el plazo antes consignado fuera insuficiente para el cumplimiento de lo requerido por la Comisión Estudio y de Valoración de Ofertas, el mismo podrá ser ampliado por igual lapso a solicitud por escrito del proponente.</w:t>
      </w:r>
    </w:p>
    <w:p w14:paraId="38781A0E" w14:textId="77777777" w:rsidR="001E037C" w:rsidRDefault="001E037C" w:rsidP="001E037C">
      <w:r>
        <w:t>De no cumplimentarse con lo requerido en forma y tiempo, se procederá, sin más trámite, al rechazo de la propuesta.</w:t>
      </w:r>
    </w:p>
    <w:p w14:paraId="728C5CE8" w14:textId="1DAAEEA5" w:rsidR="001E037C" w:rsidRDefault="001E037C" w:rsidP="001E037C">
      <w:r>
        <w:t xml:space="preserve">La </w:t>
      </w:r>
      <w:r w:rsidR="003C71F3">
        <w:t>COMISIÓN DE PREADJUDICACIÓN</w:t>
      </w:r>
      <w:r>
        <w:t>, revisará si se han cumplimentado en cada caso, todos los requerimientos para la licitación y procederá al estudio de las propuestas confeccionando planillas comparativas.</w:t>
      </w:r>
    </w:p>
    <w:p w14:paraId="0DD5179C" w14:textId="36B9EA83" w:rsidR="001E037C" w:rsidRDefault="001E037C" w:rsidP="001E037C">
      <w:r>
        <w:t>La</w:t>
      </w:r>
      <w:r w:rsidR="00D71565">
        <w:t xml:space="preserve"> </w:t>
      </w:r>
      <w:r w:rsidR="003C71F3">
        <w:t>COMISIÓN DE PREADJUDICACIÓN</w:t>
      </w:r>
      <w:r>
        <w:t xml:space="preserve"> queda expresamente autorizada por los Señores Proponentes a solicitar información a Organismos Públicos y/o a terceros si lo considerase necesario, sin que por ello los proponentes puedan efectuar observaciones o reclamos de ninguna naturaleza. Asimismo, no solicitará al oferente documentación o información que la repartición ya disponga, tenga registrada, o a la que pueda acceder, conforme a los lineamientos establecidos por el principio de unicidad de la información y de los mecanismos de interoperatividad e interconectividad reglados por la Ley Provincial N° 10.618 y su Decreto Reglamentario N°750/2019. A mérito de lo establecido en el presente párrafo, los proponentes no podrán efectuar observaciones o reclamos de ninguna naturaleza.</w:t>
      </w:r>
    </w:p>
    <w:p w14:paraId="31DBC599" w14:textId="17120035" w:rsidR="003E2A50" w:rsidRDefault="001E037C" w:rsidP="001E037C">
      <w:r>
        <w:t xml:space="preserve">Toda adulteración o falsedad que se observase en la documentación presentada, como así también la recepción de informes sobre el proponente que recabare la </w:t>
      </w:r>
      <w:r w:rsidR="00D71565">
        <w:t>COMISIÓN</w:t>
      </w:r>
      <w:r w:rsidR="003C71F3">
        <w:t xml:space="preserve"> DE PREADJUDICACIÓN</w:t>
      </w:r>
      <w:r>
        <w:t xml:space="preserve"> y que resultará descalificante, facultará a la misma a proponer a la Autoridad Competente la desestimación de las propuestas en esas condiciones.</w:t>
      </w:r>
    </w:p>
    <w:p w14:paraId="653F44A8" w14:textId="77777777" w:rsidR="00D27947" w:rsidRDefault="00D27947" w:rsidP="001E037C"/>
    <w:p w14:paraId="4739DC23" w14:textId="77777777" w:rsidR="00D27947" w:rsidRDefault="00D27947" w:rsidP="001E037C"/>
    <w:p w14:paraId="0A17C9A2" w14:textId="77777777" w:rsidR="001E037C" w:rsidRDefault="001E037C" w:rsidP="001E037C"/>
    <w:p w14:paraId="5E9DBB60" w14:textId="4107FAE7" w:rsidR="001E037C" w:rsidRDefault="001E037C" w:rsidP="001E037C">
      <w:pPr>
        <w:rPr>
          <w:b/>
        </w:rPr>
      </w:pPr>
      <w:r w:rsidRPr="001E037C">
        <w:rPr>
          <w:b/>
        </w:rPr>
        <w:lastRenderedPageBreak/>
        <w:t>Artículo N° 1</w:t>
      </w:r>
      <w:r w:rsidR="00DB516D">
        <w:rPr>
          <w:b/>
        </w:rPr>
        <w:t>9</w:t>
      </w:r>
      <w:r w:rsidRPr="001E037C">
        <w:rPr>
          <w:b/>
        </w:rPr>
        <w:t xml:space="preserve">: OFERTA MÁS </w:t>
      </w:r>
      <w:r w:rsidR="008E79D4">
        <w:rPr>
          <w:b/>
        </w:rPr>
        <w:t>CONVENIENTE</w:t>
      </w:r>
      <w:r w:rsidRPr="001E037C">
        <w:rPr>
          <w:b/>
        </w:rPr>
        <w:t xml:space="preserve"> ‐ METODOLOGÍA DE EVALUACIÓN </w:t>
      </w:r>
    </w:p>
    <w:p w14:paraId="5F2C660F" w14:textId="77777777" w:rsidR="001E037C" w:rsidRPr="001E037C" w:rsidRDefault="001E037C" w:rsidP="001E037C">
      <w:pPr>
        <w:rPr>
          <w:b/>
        </w:rPr>
      </w:pPr>
    </w:p>
    <w:p w14:paraId="70883312" w14:textId="77777777" w:rsidR="00DB516D" w:rsidRPr="00040DE2" w:rsidRDefault="00DB516D" w:rsidP="00DB516D">
      <w:pPr>
        <w:pStyle w:val="Textoindependiente"/>
        <w:spacing w:line="276" w:lineRule="auto"/>
        <w:rPr>
          <w:rFonts w:ascii="Calibri" w:hAnsi="Calibri"/>
          <w:sz w:val="22"/>
          <w:szCs w:val="22"/>
        </w:rPr>
      </w:pPr>
      <w:r w:rsidRPr="00040DE2">
        <w:rPr>
          <w:rFonts w:ascii="Calibri" w:hAnsi="Calibri"/>
          <w:sz w:val="22"/>
          <w:szCs w:val="22"/>
        </w:rPr>
        <w:t xml:space="preserve">A los fines de la presente contratación, será considerada como Oferta más Ventajosa en los términos del Art. 29 de la Ley de Obras Públicas N° 8.614, aquélla propuesta que reúna el mayor puntaje final de oferta </w:t>
      </w:r>
      <w:r w:rsidRPr="00040DE2">
        <w:rPr>
          <w:rFonts w:ascii="Calibri" w:hAnsi="Calibri"/>
          <w:b/>
          <w:sz w:val="22"/>
          <w:szCs w:val="22"/>
        </w:rPr>
        <w:t xml:space="preserve">(Pfo) </w:t>
      </w:r>
      <w:r w:rsidRPr="00040DE2">
        <w:rPr>
          <w:rFonts w:ascii="Calibri" w:hAnsi="Calibri"/>
          <w:sz w:val="22"/>
          <w:szCs w:val="22"/>
        </w:rPr>
        <w:t>de acuerdo al siguiente criterio de evaluación.</w:t>
      </w:r>
    </w:p>
    <w:p w14:paraId="341C3EFD" w14:textId="77777777" w:rsidR="00DB516D" w:rsidRPr="00040DE2" w:rsidRDefault="00DB516D" w:rsidP="00DB516D">
      <w:pPr>
        <w:pStyle w:val="Textoindependiente"/>
        <w:spacing w:line="276" w:lineRule="auto"/>
        <w:rPr>
          <w:rFonts w:ascii="Calibri" w:hAnsi="Calibri"/>
          <w:sz w:val="22"/>
          <w:szCs w:val="22"/>
        </w:rPr>
      </w:pPr>
    </w:p>
    <w:p w14:paraId="3AA936B8" w14:textId="77777777" w:rsidR="00DB516D" w:rsidRPr="00040DE2" w:rsidRDefault="00DB516D" w:rsidP="00DB516D">
      <w:pPr>
        <w:pStyle w:val="Textoindependiente"/>
        <w:spacing w:line="276" w:lineRule="auto"/>
        <w:rPr>
          <w:rFonts w:ascii="Calibri" w:hAnsi="Calibri"/>
          <w:sz w:val="22"/>
          <w:szCs w:val="22"/>
        </w:rPr>
      </w:pPr>
      <w:r w:rsidRPr="00040DE2">
        <w:rPr>
          <w:rFonts w:ascii="Calibri" w:hAnsi="Calibri"/>
          <w:sz w:val="22"/>
          <w:szCs w:val="22"/>
        </w:rPr>
        <w:t>Se prevé un proceso de evaluación en el que se analizará la capacidad técnica de cada oferente, considerando la aptitud de los profesionales en general, los antecedentes del responsable y/o director técnico que proponga el interesado, así como también la capacidad  para llevar adelante la obra o trabajo público.</w:t>
      </w:r>
    </w:p>
    <w:p w14:paraId="08A4FD46" w14:textId="77777777" w:rsidR="00DB516D" w:rsidRPr="00040DE2" w:rsidRDefault="00DB516D" w:rsidP="00DB516D">
      <w:pPr>
        <w:pStyle w:val="Textoindependiente"/>
        <w:spacing w:line="276" w:lineRule="auto"/>
        <w:rPr>
          <w:rFonts w:ascii="Calibri" w:hAnsi="Calibri"/>
          <w:sz w:val="22"/>
          <w:szCs w:val="22"/>
        </w:rPr>
      </w:pPr>
      <w:r w:rsidRPr="00040DE2">
        <w:rPr>
          <w:rFonts w:ascii="Calibri" w:hAnsi="Calibri"/>
          <w:sz w:val="22"/>
          <w:szCs w:val="22"/>
        </w:rPr>
        <w:t>La evaluación de la capacidad técnica, se realizará conforme las pautas establecidas en el presente, no pudiendo considerarse los antecedentes de obras (AE) que no se encuentren incorporados al legajo obrante en el Registro de Constructores de Obra Pública de conformidad a lo establecido en los artículos 3 inc. c) y 7 del Decreto Provincial N° 1419/2017.</w:t>
      </w:r>
    </w:p>
    <w:p w14:paraId="3C952465" w14:textId="77777777" w:rsidR="00DB516D" w:rsidRPr="00040DE2" w:rsidRDefault="00DB516D" w:rsidP="00DB516D">
      <w:pPr>
        <w:pStyle w:val="Textoindependiente"/>
        <w:spacing w:line="276" w:lineRule="auto"/>
        <w:rPr>
          <w:rFonts w:ascii="Calibri" w:hAnsi="Calibri"/>
          <w:sz w:val="22"/>
          <w:szCs w:val="22"/>
        </w:rPr>
      </w:pPr>
    </w:p>
    <w:p w14:paraId="40A218D9" w14:textId="77777777" w:rsidR="00DB516D" w:rsidRPr="00040DE2" w:rsidRDefault="00DB516D" w:rsidP="00DB516D">
      <w:pPr>
        <w:pStyle w:val="Textoindependiente"/>
        <w:spacing w:before="120" w:after="120" w:line="276" w:lineRule="auto"/>
        <w:contextualSpacing/>
        <w:rPr>
          <w:rFonts w:ascii="Calibri" w:hAnsi="Calibri"/>
          <w:sz w:val="22"/>
          <w:szCs w:val="22"/>
        </w:rPr>
      </w:pPr>
      <w:r w:rsidRPr="00040DE2">
        <w:rPr>
          <w:rFonts w:ascii="Calibri" w:hAnsi="Calibri"/>
          <w:sz w:val="22"/>
          <w:szCs w:val="22"/>
        </w:rPr>
        <w:t xml:space="preserve">La Calificación de la </w:t>
      </w:r>
      <w:r w:rsidRPr="00040DE2">
        <w:rPr>
          <w:rFonts w:ascii="Calibri" w:hAnsi="Calibri"/>
          <w:b/>
          <w:sz w:val="22"/>
          <w:szCs w:val="22"/>
        </w:rPr>
        <w:t>Capacidad Técnica (CT)</w:t>
      </w:r>
      <w:r w:rsidRPr="00040DE2">
        <w:rPr>
          <w:rFonts w:ascii="Calibri" w:hAnsi="Calibri"/>
          <w:sz w:val="22"/>
          <w:szCs w:val="22"/>
        </w:rPr>
        <w:t xml:space="preserve"> se efectuará en base al siguiente aspecto:</w:t>
      </w:r>
    </w:p>
    <w:p w14:paraId="25A014BA" w14:textId="77777777" w:rsidR="00DB516D" w:rsidRPr="00040DE2" w:rsidRDefault="00DB516D" w:rsidP="00DB516D">
      <w:pPr>
        <w:pStyle w:val="Textoindependiente"/>
        <w:spacing w:before="120" w:after="120" w:line="276" w:lineRule="auto"/>
        <w:contextualSpacing/>
        <w:rPr>
          <w:rFonts w:ascii="Calibri" w:hAnsi="Calibri"/>
          <w:b/>
          <w:sz w:val="22"/>
          <w:szCs w:val="22"/>
        </w:rPr>
      </w:pPr>
    </w:p>
    <w:p w14:paraId="247094C4" w14:textId="32FB1F97" w:rsidR="00DB516D" w:rsidRDefault="00DB516D" w:rsidP="00DB516D">
      <w:pPr>
        <w:pStyle w:val="Textoindependiente"/>
        <w:spacing w:before="120" w:after="120" w:line="276" w:lineRule="auto"/>
        <w:contextualSpacing/>
        <w:rPr>
          <w:rFonts w:ascii="Calibri" w:hAnsi="Calibri"/>
          <w:b/>
          <w:sz w:val="22"/>
          <w:szCs w:val="22"/>
        </w:rPr>
      </w:pPr>
      <w:r w:rsidRPr="00040DE2">
        <w:rPr>
          <w:rFonts w:ascii="Calibri" w:hAnsi="Calibri"/>
          <w:b/>
          <w:sz w:val="22"/>
          <w:szCs w:val="22"/>
        </w:rPr>
        <w:t>Capacidad T</w:t>
      </w:r>
      <w:r w:rsidR="00BE6A9E">
        <w:rPr>
          <w:rFonts w:ascii="Calibri" w:hAnsi="Calibri"/>
          <w:b/>
          <w:sz w:val="22"/>
          <w:szCs w:val="22"/>
        </w:rPr>
        <w:t>écnica (CT): máximo 100 puntos.</w:t>
      </w:r>
    </w:p>
    <w:p w14:paraId="66F7C3E9" w14:textId="77777777" w:rsidR="00BE6A9E" w:rsidRPr="00BE6A9E" w:rsidRDefault="00BE6A9E" w:rsidP="00DB516D">
      <w:pPr>
        <w:pStyle w:val="Textoindependiente"/>
        <w:spacing w:before="120" w:after="120" w:line="276" w:lineRule="auto"/>
        <w:contextualSpacing/>
        <w:rPr>
          <w:rFonts w:ascii="Calibri" w:hAnsi="Calibri"/>
          <w:b/>
          <w:sz w:val="22"/>
          <w:szCs w:val="22"/>
        </w:rPr>
      </w:pPr>
    </w:p>
    <w:p w14:paraId="0E07E7B1" w14:textId="77777777" w:rsidR="00DB516D" w:rsidRPr="00040DE2" w:rsidRDefault="00DB516D" w:rsidP="00DB516D">
      <w:pPr>
        <w:pStyle w:val="Textoindependiente"/>
        <w:spacing w:line="276" w:lineRule="auto"/>
        <w:rPr>
          <w:rFonts w:ascii="Calibri" w:hAnsi="Calibri"/>
          <w:sz w:val="22"/>
          <w:szCs w:val="22"/>
        </w:rPr>
      </w:pPr>
      <w:r w:rsidRPr="00040DE2">
        <w:rPr>
          <w:rFonts w:ascii="Calibri" w:hAnsi="Calibri"/>
          <w:sz w:val="22"/>
          <w:szCs w:val="22"/>
        </w:rPr>
        <w:t>La evaluación de la capacidad técnica, se realizará conforme a los antecedentes de obras que se encuentren incorporados al legajo obrante en el Registro de Constructores de Obra Pública.</w:t>
      </w:r>
    </w:p>
    <w:p w14:paraId="60502586" w14:textId="0EF1C1AA" w:rsidR="00DB516D" w:rsidRPr="00B91C7F" w:rsidRDefault="00DB516D" w:rsidP="00DB516D">
      <w:pPr>
        <w:spacing w:line="276" w:lineRule="auto"/>
        <w:rPr>
          <w:rFonts w:ascii="Calibri" w:hAnsi="Calibri"/>
        </w:rPr>
      </w:pPr>
      <w:r w:rsidRPr="00B91C7F">
        <w:rPr>
          <w:rFonts w:ascii="Calibri" w:hAnsi="Calibri"/>
        </w:rPr>
        <w:t xml:space="preserve">El oferente deberá tener acreditado en legajo obrante en el Registro de Constructores de Obra </w:t>
      </w:r>
      <w:r w:rsidR="00B91C7F" w:rsidRPr="00B91C7F">
        <w:rPr>
          <w:rFonts w:ascii="Calibri" w:hAnsi="Calibri"/>
        </w:rPr>
        <w:t>Pública</w:t>
      </w:r>
      <w:r w:rsidRPr="00B91C7F">
        <w:rPr>
          <w:rFonts w:ascii="Calibri" w:hAnsi="Calibri"/>
        </w:rPr>
        <w:t>, en la categoría descripta en el art. 4 y 5 del P.P.C. haber ejecutado como mínimo 1.000</w:t>
      </w:r>
      <w:r w:rsidR="00F35E9C" w:rsidRPr="00B91C7F">
        <w:rPr>
          <w:rFonts w:ascii="Calibri" w:hAnsi="Calibri"/>
        </w:rPr>
        <w:t xml:space="preserve"> METROS CÚBICOS (m3)</w:t>
      </w:r>
      <w:r w:rsidRPr="00B91C7F">
        <w:rPr>
          <w:rFonts w:ascii="Calibri" w:hAnsi="Calibri"/>
        </w:rPr>
        <w:t xml:space="preserve"> de Estructuras de Hormigón Armado para conductos de desagüe, sumideros, alcantarillas o similar equivalente, ejecutados o en ejecución en los últimos </w:t>
      </w:r>
      <w:r w:rsidR="00B91C7F" w:rsidRPr="00B91C7F">
        <w:rPr>
          <w:rFonts w:ascii="Calibri" w:hAnsi="Calibri"/>
        </w:rPr>
        <w:t>cinco</w:t>
      </w:r>
      <w:r w:rsidRPr="00B91C7F">
        <w:rPr>
          <w:rFonts w:ascii="Calibri" w:hAnsi="Calibri"/>
        </w:rPr>
        <w:t xml:space="preserve"> (</w:t>
      </w:r>
      <w:r w:rsidR="00B91C7F" w:rsidRPr="00B91C7F">
        <w:rPr>
          <w:rFonts w:ascii="Calibri" w:hAnsi="Calibri"/>
        </w:rPr>
        <w:t>5</w:t>
      </w:r>
      <w:r w:rsidRPr="00B91C7F">
        <w:rPr>
          <w:rFonts w:ascii="Calibri" w:hAnsi="Calibri"/>
        </w:rPr>
        <w:t xml:space="preserve">) años. </w:t>
      </w:r>
    </w:p>
    <w:p w14:paraId="7DBC76AB" w14:textId="77777777" w:rsidR="00DB516D" w:rsidRPr="00B91C7F" w:rsidRDefault="00DB516D" w:rsidP="00DB516D">
      <w:pPr>
        <w:pStyle w:val="Textoindependiente"/>
        <w:spacing w:line="276" w:lineRule="auto"/>
        <w:rPr>
          <w:rFonts w:ascii="Calibri" w:hAnsi="Calibri"/>
          <w:sz w:val="22"/>
          <w:szCs w:val="22"/>
        </w:rPr>
      </w:pPr>
    </w:p>
    <w:p w14:paraId="28AB00E8" w14:textId="77777777" w:rsidR="00BE6A9E" w:rsidRDefault="00DB516D" w:rsidP="00DB516D">
      <w:pPr>
        <w:spacing w:line="276" w:lineRule="auto"/>
        <w:rPr>
          <w:rFonts w:ascii="Calibri" w:hAnsi="Calibri"/>
        </w:rPr>
      </w:pPr>
      <w:r w:rsidRPr="00B91C7F">
        <w:rPr>
          <w:rFonts w:ascii="Calibri" w:hAnsi="Calibri"/>
        </w:rPr>
        <w:t xml:space="preserve">Cumplido dichos antecedentes mínimos, se tendrán en cuenta para la determinación del puntaje las siguientes variables; pudiendo alcanzar un máximo puntaje de 100 puntos en la </w:t>
      </w:r>
      <w:r w:rsidRPr="00B91C7F">
        <w:rPr>
          <w:rFonts w:ascii="Calibri" w:hAnsi="Calibri"/>
          <w:b/>
        </w:rPr>
        <w:t>Capacidad Técnica (CT)</w:t>
      </w:r>
      <w:r w:rsidRPr="00B91C7F">
        <w:rPr>
          <w:rFonts w:ascii="Calibri" w:hAnsi="Calibri"/>
        </w:rPr>
        <w:t xml:space="preserve"> </w:t>
      </w:r>
      <w:r w:rsidR="00BE6A9E">
        <w:rPr>
          <w:rFonts w:ascii="Calibri" w:hAnsi="Calibri"/>
        </w:rPr>
        <w:t>de acuerdo al siguiente cuadro:</w:t>
      </w:r>
    </w:p>
    <w:p w14:paraId="19798D98" w14:textId="434E9EA5" w:rsidR="00DB516D" w:rsidRPr="00B91C7F" w:rsidRDefault="00DB516D" w:rsidP="00DB516D">
      <w:pPr>
        <w:spacing w:line="276" w:lineRule="auto"/>
        <w:rPr>
          <w:rFonts w:ascii="Calibri" w:hAnsi="Calibri"/>
        </w:rPr>
      </w:pPr>
      <w:r w:rsidRPr="00B91C7F">
        <w:rPr>
          <w:rFonts w:ascii="Calibri" w:hAnsi="Calibri"/>
        </w:rPr>
        <w:t xml:space="preserve"> </w:t>
      </w:r>
    </w:p>
    <w:p w14:paraId="6739AFB9" w14:textId="5AFAFA2A" w:rsidR="00DB516D" w:rsidRDefault="00DB516D" w:rsidP="00DB516D">
      <w:pPr>
        <w:spacing w:before="31" w:line="276" w:lineRule="auto"/>
        <w:ind w:right="89"/>
        <w:rPr>
          <w:rFonts w:ascii="Calibri" w:hAnsi="Calibri"/>
          <w:b/>
        </w:rPr>
      </w:pPr>
      <w:r w:rsidRPr="00B91C7F">
        <w:rPr>
          <w:rFonts w:ascii="Calibri" w:hAnsi="Calibri"/>
          <w:b/>
        </w:rPr>
        <w:t xml:space="preserve">Puntaje en función de metros cúbicos de Estructuras de </w:t>
      </w:r>
      <w:r w:rsidR="00863DF2" w:rsidRPr="00B91C7F">
        <w:rPr>
          <w:rFonts w:ascii="Calibri" w:hAnsi="Calibri"/>
          <w:b/>
        </w:rPr>
        <w:t>Hormigón</w:t>
      </w:r>
      <w:r w:rsidRPr="00B91C7F">
        <w:rPr>
          <w:rFonts w:ascii="Calibri" w:hAnsi="Calibri"/>
          <w:b/>
        </w:rPr>
        <w:t xml:space="preserve"> Armado para conductos de desagüe, sumideros, alcantarillas o similar equivalente, ejecutados o en ejecución en los últimos </w:t>
      </w:r>
      <w:r w:rsidR="00863DF2" w:rsidRPr="00B91C7F">
        <w:rPr>
          <w:rFonts w:ascii="Calibri" w:hAnsi="Calibri"/>
          <w:b/>
        </w:rPr>
        <w:t>cinco</w:t>
      </w:r>
      <w:r w:rsidRPr="00B91C7F">
        <w:rPr>
          <w:rFonts w:ascii="Calibri" w:hAnsi="Calibri"/>
          <w:b/>
        </w:rPr>
        <w:t xml:space="preserve"> (</w:t>
      </w:r>
      <w:r w:rsidR="00863DF2" w:rsidRPr="00B91C7F">
        <w:rPr>
          <w:rFonts w:ascii="Calibri" w:hAnsi="Calibri"/>
          <w:b/>
        </w:rPr>
        <w:t>5</w:t>
      </w:r>
      <w:r w:rsidRPr="00B91C7F">
        <w:rPr>
          <w:rFonts w:ascii="Calibri" w:hAnsi="Calibri"/>
          <w:b/>
        </w:rPr>
        <w:t>) años:</w:t>
      </w:r>
    </w:p>
    <w:p w14:paraId="27FE17D3" w14:textId="77777777" w:rsidR="00BE6A9E" w:rsidRDefault="00BE6A9E" w:rsidP="00DB516D">
      <w:pPr>
        <w:spacing w:before="31" w:line="276" w:lineRule="auto"/>
        <w:ind w:right="89"/>
        <w:rPr>
          <w:rFonts w:ascii="Calibri" w:hAnsi="Calibri"/>
          <w:b/>
        </w:rPr>
      </w:pPr>
    </w:p>
    <w:p w14:paraId="59E4AF73" w14:textId="77777777" w:rsidR="00BE6A9E" w:rsidRDefault="00BE6A9E" w:rsidP="00DB516D">
      <w:pPr>
        <w:spacing w:before="31" w:line="276" w:lineRule="auto"/>
        <w:ind w:right="89"/>
        <w:rPr>
          <w:rFonts w:ascii="Calibri" w:hAnsi="Calibri"/>
          <w:b/>
        </w:rPr>
      </w:pPr>
    </w:p>
    <w:p w14:paraId="352BB8A7" w14:textId="77777777" w:rsidR="00BE6A9E" w:rsidRDefault="00BE6A9E" w:rsidP="00DB516D">
      <w:pPr>
        <w:spacing w:before="31" w:line="276" w:lineRule="auto"/>
        <w:ind w:right="89"/>
        <w:rPr>
          <w:rFonts w:ascii="Calibri" w:hAnsi="Calibri"/>
          <w:b/>
        </w:rPr>
      </w:pPr>
    </w:p>
    <w:p w14:paraId="6957AB64" w14:textId="77777777" w:rsidR="00BE6A9E" w:rsidRDefault="00BE6A9E" w:rsidP="00DB516D">
      <w:pPr>
        <w:spacing w:before="31" w:line="276" w:lineRule="auto"/>
        <w:ind w:right="89"/>
        <w:rPr>
          <w:rFonts w:ascii="Calibri" w:hAnsi="Calibri"/>
          <w:b/>
        </w:rPr>
      </w:pPr>
    </w:p>
    <w:p w14:paraId="63571B87" w14:textId="77777777" w:rsidR="00BE6A9E" w:rsidRPr="00B91C7F" w:rsidRDefault="00BE6A9E" w:rsidP="00DB516D">
      <w:pPr>
        <w:spacing w:before="31" w:line="276" w:lineRule="auto"/>
        <w:ind w:right="89"/>
        <w:rPr>
          <w:rFonts w:ascii="Calibri" w:hAnsi="Calibri"/>
          <w:b/>
        </w:rPr>
      </w:pPr>
    </w:p>
    <w:p w14:paraId="2B172C31" w14:textId="77777777" w:rsidR="00DB516D" w:rsidRPr="00B91C7F" w:rsidRDefault="00DB516D" w:rsidP="00DB516D">
      <w:pPr>
        <w:spacing w:before="31" w:line="276" w:lineRule="auto"/>
        <w:ind w:right="89"/>
        <w:rPr>
          <w:rFonts w:ascii="Calibri" w:hAnsi="Calibri"/>
          <w:b/>
        </w:rPr>
      </w:pPr>
    </w:p>
    <w:tbl>
      <w:tblPr>
        <w:tblW w:w="4360" w:type="dxa"/>
        <w:tblInd w:w="1913" w:type="dxa"/>
        <w:tblCellMar>
          <w:left w:w="70" w:type="dxa"/>
          <w:right w:w="70" w:type="dxa"/>
        </w:tblCellMar>
        <w:tblLook w:val="04A0" w:firstRow="1" w:lastRow="0" w:firstColumn="1" w:lastColumn="0" w:noHBand="0" w:noVBand="1"/>
      </w:tblPr>
      <w:tblGrid>
        <w:gridCol w:w="3402"/>
        <w:gridCol w:w="958"/>
      </w:tblGrid>
      <w:tr w:rsidR="00DB516D" w:rsidRPr="00B91C7F" w14:paraId="3DB00A76" w14:textId="77777777" w:rsidTr="008E79D4">
        <w:trPr>
          <w:trHeight w:val="375"/>
        </w:trPr>
        <w:tc>
          <w:tcPr>
            <w:tcW w:w="340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307216D" w14:textId="77777777" w:rsidR="00DB516D" w:rsidRPr="00B91C7F" w:rsidRDefault="00DB516D" w:rsidP="008E79D4">
            <w:pPr>
              <w:spacing w:line="276" w:lineRule="auto"/>
              <w:jc w:val="center"/>
              <w:rPr>
                <w:rFonts w:ascii="Calibri" w:hAnsi="Calibri"/>
                <w:lang w:eastAsia="es-AR"/>
              </w:rPr>
            </w:pPr>
            <w:r w:rsidRPr="00B91C7F">
              <w:rPr>
                <w:rFonts w:ascii="Calibri" w:hAnsi="Calibri"/>
                <w:lang w:eastAsia="es-AR"/>
              </w:rPr>
              <w:lastRenderedPageBreak/>
              <w:t>Volumen</w:t>
            </w:r>
          </w:p>
        </w:tc>
        <w:tc>
          <w:tcPr>
            <w:tcW w:w="958" w:type="dxa"/>
            <w:tcBorders>
              <w:top w:val="single" w:sz="8" w:space="0" w:color="auto"/>
              <w:left w:val="nil"/>
              <w:bottom w:val="single" w:sz="8" w:space="0" w:color="auto"/>
              <w:right w:val="single" w:sz="8" w:space="0" w:color="auto"/>
            </w:tcBorders>
            <w:shd w:val="clear" w:color="auto" w:fill="auto"/>
            <w:noWrap/>
            <w:vAlign w:val="center"/>
            <w:hideMark/>
          </w:tcPr>
          <w:p w14:paraId="339A3355" w14:textId="77777777" w:rsidR="00DB516D" w:rsidRPr="00B91C7F" w:rsidRDefault="00DB516D" w:rsidP="008E79D4">
            <w:pPr>
              <w:spacing w:line="276" w:lineRule="auto"/>
              <w:jc w:val="center"/>
              <w:rPr>
                <w:rFonts w:ascii="Calibri" w:hAnsi="Calibri"/>
                <w:color w:val="000000"/>
                <w:lang w:eastAsia="es-AR"/>
              </w:rPr>
            </w:pPr>
            <w:r w:rsidRPr="00B91C7F">
              <w:rPr>
                <w:rFonts w:ascii="Calibri" w:hAnsi="Calibri"/>
                <w:color w:val="000000"/>
                <w:lang w:eastAsia="es-AR"/>
              </w:rPr>
              <w:t>Puntaje</w:t>
            </w:r>
          </w:p>
        </w:tc>
      </w:tr>
      <w:tr w:rsidR="00DB516D" w:rsidRPr="00B91C7F" w14:paraId="70E10C15" w14:textId="77777777" w:rsidTr="008E79D4">
        <w:trPr>
          <w:trHeight w:val="36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258E2EC1" w14:textId="77777777" w:rsidR="00DB516D" w:rsidRPr="00B91C7F" w:rsidRDefault="00DB516D" w:rsidP="008E79D4">
            <w:pPr>
              <w:spacing w:line="276" w:lineRule="auto"/>
              <w:rPr>
                <w:rFonts w:ascii="Calibri" w:hAnsi="Calibri"/>
                <w:lang w:eastAsia="es-AR"/>
              </w:rPr>
            </w:pPr>
            <w:r w:rsidRPr="00B91C7F">
              <w:rPr>
                <w:rFonts w:ascii="Calibri" w:hAnsi="Calibri"/>
                <w:lang w:eastAsia="es-AR"/>
              </w:rPr>
              <w:t>1.000 m</w:t>
            </w:r>
            <w:r w:rsidRPr="00B91C7F">
              <w:rPr>
                <w:rFonts w:ascii="Calibri" w:hAnsi="Calibri"/>
                <w:vertAlign w:val="superscript"/>
                <w:lang w:eastAsia="es-AR"/>
              </w:rPr>
              <w:t>3</w:t>
            </w:r>
            <w:r w:rsidRPr="00B91C7F">
              <w:rPr>
                <w:rFonts w:ascii="Calibri" w:hAnsi="Calibri"/>
                <w:lang w:eastAsia="es-AR"/>
              </w:rPr>
              <w:t xml:space="preserve"> hasta 1.500 m</w:t>
            </w:r>
            <w:r w:rsidRPr="00B91C7F">
              <w:rPr>
                <w:rFonts w:ascii="Calibri" w:hAnsi="Calibri"/>
                <w:vertAlign w:val="superscript"/>
                <w:lang w:eastAsia="es-AR"/>
              </w:rPr>
              <w:t>3</w:t>
            </w:r>
          </w:p>
        </w:tc>
        <w:tc>
          <w:tcPr>
            <w:tcW w:w="958" w:type="dxa"/>
            <w:tcBorders>
              <w:top w:val="nil"/>
              <w:left w:val="nil"/>
              <w:bottom w:val="single" w:sz="8" w:space="0" w:color="auto"/>
              <w:right w:val="single" w:sz="8" w:space="0" w:color="auto"/>
            </w:tcBorders>
            <w:shd w:val="clear" w:color="auto" w:fill="auto"/>
            <w:noWrap/>
            <w:vAlign w:val="center"/>
            <w:hideMark/>
          </w:tcPr>
          <w:p w14:paraId="5AA46C71" w14:textId="77777777" w:rsidR="00DB516D" w:rsidRPr="00B91C7F" w:rsidRDefault="00DB516D" w:rsidP="008E79D4">
            <w:pPr>
              <w:spacing w:line="276" w:lineRule="auto"/>
              <w:jc w:val="center"/>
              <w:rPr>
                <w:rFonts w:ascii="Calibri" w:hAnsi="Calibri"/>
                <w:color w:val="000000"/>
                <w:lang w:eastAsia="es-AR"/>
              </w:rPr>
            </w:pPr>
            <w:r w:rsidRPr="00B91C7F">
              <w:rPr>
                <w:rFonts w:ascii="Calibri" w:hAnsi="Calibri"/>
                <w:color w:val="000000"/>
                <w:lang w:eastAsia="es-AR"/>
              </w:rPr>
              <w:t>10</w:t>
            </w:r>
          </w:p>
        </w:tc>
      </w:tr>
      <w:tr w:rsidR="00DB516D" w:rsidRPr="00B91C7F" w14:paraId="4AF44743" w14:textId="77777777" w:rsidTr="008E79D4">
        <w:trPr>
          <w:trHeight w:val="36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04996417" w14:textId="77777777" w:rsidR="00DB516D" w:rsidRPr="00B91C7F" w:rsidRDefault="00DB516D" w:rsidP="008E79D4">
            <w:pPr>
              <w:spacing w:line="276" w:lineRule="auto"/>
              <w:rPr>
                <w:rFonts w:ascii="Calibri" w:hAnsi="Calibri"/>
                <w:lang w:eastAsia="es-AR"/>
              </w:rPr>
            </w:pPr>
            <w:r w:rsidRPr="00B91C7F">
              <w:rPr>
                <w:rFonts w:ascii="Calibri" w:hAnsi="Calibri"/>
                <w:lang w:eastAsia="es-AR"/>
              </w:rPr>
              <w:t>1.500 m</w:t>
            </w:r>
            <w:r w:rsidRPr="00B91C7F">
              <w:rPr>
                <w:rFonts w:ascii="Calibri" w:hAnsi="Calibri"/>
                <w:vertAlign w:val="superscript"/>
                <w:lang w:eastAsia="es-AR"/>
              </w:rPr>
              <w:t>3</w:t>
            </w:r>
            <w:r w:rsidRPr="00B91C7F">
              <w:rPr>
                <w:rFonts w:ascii="Calibri" w:hAnsi="Calibri"/>
                <w:lang w:eastAsia="es-AR"/>
              </w:rPr>
              <w:t xml:space="preserve"> hasta 2.000 m</w:t>
            </w:r>
            <w:r w:rsidRPr="00B91C7F">
              <w:rPr>
                <w:rFonts w:ascii="Calibri" w:hAnsi="Calibri"/>
                <w:vertAlign w:val="superscript"/>
                <w:lang w:eastAsia="es-AR"/>
              </w:rPr>
              <w:t>3</w:t>
            </w:r>
          </w:p>
        </w:tc>
        <w:tc>
          <w:tcPr>
            <w:tcW w:w="958" w:type="dxa"/>
            <w:tcBorders>
              <w:top w:val="nil"/>
              <w:left w:val="nil"/>
              <w:bottom w:val="single" w:sz="8" w:space="0" w:color="auto"/>
              <w:right w:val="single" w:sz="8" w:space="0" w:color="auto"/>
            </w:tcBorders>
            <w:shd w:val="clear" w:color="auto" w:fill="auto"/>
            <w:noWrap/>
            <w:vAlign w:val="center"/>
            <w:hideMark/>
          </w:tcPr>
          <w:p w14:paraId="0BA16D8C" w14:textId="77777777" w:rsidR="00DB516D" w:rsidRPr="00B91C7F" w:rsidRDefault="00DB516D" w:rsidP="008E79D4">
            <w:pPr>
              <w:spacing w:line="276" w:lineRule="auto"/>
              <w:jc w:val="center"/>
              <w:rPr>
                <w:rFonts w:ascii="Calibri" w:hAnsi="Calibri"/>
                <w:color w:val="000000"/>
                <w:lang w:eastAsia="es-AR"/>
              </w:rPr>
            </w:pPr>
            <w:r w:rsidRPr="00B91C7F">
              <w:rPr>
                <w:rFonts w:ascii="Calibri" w:hAnsi="Calibri"/>
                <w:color w:val="000000"/>
                <w:lang w:eastAsia="es-AR"/>
              </w:rPr>
              <w:t>30</w:t>
            </w:r>
          </w:p>
        </w:tc>
      </w:tr>
      <w:tr w:rsidR="00DB516D" w:rsidRPr="00B91C7F" w14:paraId="75438013" w14:textId="77777777" w:rsidTr="008E79D4">
        <w:trPr>
          <w:trHeight w:val="36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185EA00C" w14:textId="77777777" w:rsidR="00DB516D" w:rsidRPr="00B91C7F" w:rsidRDefault="00DB516D" w:rsidP="008E79D4">
            <w:pPr>
              <w:spacing w:line="276" w:lineRule="auto"/>
              <w:rPr>
                <w:rFonts w:ascii="Calibri" w:hAnsi="Calibri"/>
                <w:lang w:eastAsia="es-AR"/>
              </w:rPr>
            </w:pPr>
            <w:r w:rsidRPr="00B91C7F">
              <w:rPr>
                <w:rFonts w:ascii="Calibri" w:hAnsi="Calibri"/>
                <w:lang w:eastAsia="es-AR"/>
              </w:rPr>
              <w:t>2.000 m</w:t>
            </w:r>
            <w:r w:rsidRPr="00B91C7F">
              <w:rPr>
                <w:rFonts w:ascii="Calibri" w:hAnsi="Calibri"/>
                <w:vertAlign w:val="superscript"/>
                <w:lang w:eastAsia="es-AR"/>
              </w:rPr>
              <w:t>3</w:t>
            </w:r>
            <w:r w:rsidRPr="00B91C7F">
              <w:rPr>
                <w:rFonts w:ascii="Calibri" w:hAnsi="Calibri"/>
                <w:lang w:eastAsia="es-AR"/>
              </w:rPr>
              <w:t xml:space="preserve"> hasta 2.500 m</w:t>
            </w:r>
            <w:r w:rsidRPr="00B91C7F">
              <w:rPr>
                <w:rFonts w:ascii="Calibri" w:hAnsi="Calibri"/>
                <w:vertAlign w:val="superscript"/>
                <w:lang w:eastAsia="es-AR"/>
              </w:rPr>
              <w:t>3</w:t>
            </w:r>
          </w:p>
        </w:tc>
        <w:tc>
          <w:tcPr>
            <w:tcW w:w="958" w:type="dxa"/>
            <w:tcBorders>
              <w:top w:val="nil"/>
              <w:left w:val="nil"/>
              <w:bottom w:val="single" w:sz="8" w:space="0" w:color="auto"/>
              <w:right w:val="single" w:sz="8" w:space="0" w:color="auto"/>
            </w:tcBorders>
            <w:shd w:val="clear" w:color="auto" w:fill="auto"/>
            <w:noWrap/>
            <w:vAlign w:val="center"/>
            <w:hideMark/>
          </w:tcPr>
          <w:p w14:paraId="012EA383" w14:textId="77777777" w:rsidR="00DB516D" w:rsidRPr="00B91C7F" w:rsidRDefault="00DB516D" w:rsidP="008E79D4">
            <w:pPr>
              <w:spacing w:line="276" w:lineRule="auto"/>
              <w:jc w:val="center"/>
              <w:rPr>
                <w:rFonts w:ascii="Calibri" w:hAnsi="Calibri"/>
                <w:color w:val="000000"/>
                <w:lang w:eastAsia="es-AR"/>
              </w:rPr>
            </w:pPr>
            <w:r w:rsidRPr="00B91C7F">
              <w:rPr>
                <w:rFonts w:ascii="Calibri" w:hAnsi="Calibri"/>
                <w:color w:val="000000"/>
                <w:lang w:eastAsia="es-AR"/>
              </w:rPr>
              <w:t>55</w:t>
            </w:r>
          </w:p>
        </w:tc>
      </w:tr>
      <w:tr w:rsidR="00DB516D" w:rsidRPr="00B91C7F" w14:paraId="15F7CB94" w14:textId="77777777" w:rsidTr="008E79D4">
        <w:trPr>
          <w:trHeight w:val="36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39954E8B" w14:textId="77777777" w:rsidR="00DB516D" w:rsidRPr="00B91C7F" w:rsidRDefault="00DB516D" w:rsidP="008E79D4">
            <w:pPr>
              <w:spacing w:line="276" w:lineRule="auto"/>
              <w:rPr>
                <w:rFonts w:ascii="Calibri" w:hAnsi="Calibri"/>
                <w:lang w:eastAsia="es-AR"/>
              </w:rPr>
            </w:pPr>
            <w:r w:rsidRPr="00B91C7F">
              <w:rPr>
                <w:rFonts w:ascii="Calibri" w:hAnsi="Calibri"/>
                <w:lang w:eastAsia="es-AR"/>
              </w:rPr>
              <w:t>2.500 m</w:t>
            </w:r>
            <w:r w:rsidRPr="00B91C7F">
              <w:rPr>
                <w:rFonts w:ascii="Calibri" w:hAnsi="Calibri"/>
                <w:vertAlign w:val="superscript"/>
                <w:lang w:eastAsia="es-AR"/>
              </w:rPr>
              <w:t>3</w:t>
            </w:r>
            <w:r w:rsidRPr="00B91C7F">
              <w:rPr>
                <w:rFonts w:ascii="Calibri" w:hAnsi="Calibri"/>
                <w:lang w:eastAsia="es-AR"/>
              </w:rPr>
              <w:t xml:space="preserve"> hasta 3.000 m</w:t>
            </w:r>
            <w:r w:rsidRPr="00B91C7F">
              <w:rPr>
                <w:rFonts w:ascii="Calibri" w:hAnsi="Calibri"/>
                <w:vertAlign w:val="superscript"/>
                <w:lang w:eastAsia="es-AR"/>
              </w:rPr>
              <w:t>3</w:t>
            </w:r>
          </w:p>
        </w:tc>
        <w:tc>
          <w:tcPr>
            <w:tcW w:w="958" w:type="dxa"/>
            <w:tcBorders>
              <w:top w:val="nil"/>
              <w:left w:val="nil"/>
              <w:bottom w:val="single" w:sz="8" w:space="0" w:color="auto"/>
              <w:right w:val="single" w:sz="8" w:space="0" w:color="auto"/>
            </w:tcBorders>
            <w:shd w:val="clear" w:color="auto" w:fill="auto"/>
            <w:noWrap/>
            <w:vAlign w:val="center"/>
            <w:hideMark/>
          </w:tcPr>
          <w:p w14:paraId="2FF2F041" w14:textId="77777777" w:rsidR="00DB516D" w:rsidRPr="00B91C7F" w:rsidRDefault="00DB516D" w:rsidP="008E79D4">
            <w:pPr>
              <w:spacing w:line="276" w:lineRule="auto"/>
              <w:jc w:val="center"/>
              <w:rPr>
                <w:rFonts w:ascii="Calibri" w:hAnsi="Calibri"/>
                <w:color w:val="000000"/>
                <w:lang w:eastAsia="es-AR"/>
              </w:rPr>
            </w:pPr>
            <w:r w:rsidRPr="00B91C7F">
              <w:rPr>
                <w:rFonts w:ascii="Calibri" w:hAnsi="Calibri"/>
                <w:color w:val="000000"/>
                <w:lang w:eastAsia="es-AR"/>
              </w:rPr>
              <w:t>85</w:t>
            </w:r>
          </w:p>
        </w:tc>
      </w:tr>
      <w:tr w:rsidR="00DB516D" w:rsidRPr="00040DE2" w14:paraId="61D7FC04" w14:textId="77777777" w:rsidTr="008E79D4">
        <w:trPr>
          <w:trHeight w:val="36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5E4997B3" w14:textId="77777777" w:rsidR="00DB516D" w:rsidRPr="00B91C7F" w:rsidRDefault="00DB516D" w:rsidP="008E79D4">
            <w:pPr>
              <w:spacing w:line="276" w:lineRule="auto"/>
              <w:rPr>
                <w:rFonts w:ascii="Calibri" w:hAnsi="Calibri"/>
                <w:lang w:eastAsia="es-AR"/>
              </w:rPr>
            </w:pPr>
            <w:r w:rsidRPr="00B91C7F">
              <w:rPr>
                <w:rFonts w:ascii="Calibri" w:hAnsi="Calibri"/>
                <w:lang w:eastAsia="es-AR"/>
              </w:rPr>
              <w:t>&gt; 3.000 m</w:t>
            </w:r>
            <w:r w:rsidRPr="00B91C7F">
              <w:rPr>
                <w:rFonts w:ascii="Calibri" w:hAnsi="Calibri"/>
                <w:vertAlign w:val="superscript"/>
                <w:lang w:eastAsia="es-AR"/>
              </w:rPr>
              <w:t>3</w:t>
            </w:r>
          </w:p>
        </w:tc>
        <w:tc>
          <w:tcPr>
            <w:tcW w:w="958" w:type="dxa"/>
            <w:tcBorders>
              <w:top w:val="nil"/>
              <w:left w:val="nil"/>
              <w:bottom w:val="single" w:sz="8" w:space="0" w:color="auto"/>
              <w:right w:val="single" w:sz="8" w:space="0" w:color="auto"/>
            </w:tcBorders>
            <w:shd w:val="clear" w:color="auto" w:fill="auto"/>
            <w:noWrap/>
            <w:vAlign w:val="center"/>
            <w:hideMark/>
          </w:tcPr>
          <w:p w14:paraId="484D8AF0" w14:textId="77777777" w:rsidR="00DB516D" w:rsidRPr="00040DE2" w:rsidRDefault="00DB516D" w:rsidP="008E79D4">
            <w:pPr>
              <w:spacing w:line="276" w:lineRule="auto"/>
              <w:jc w:val="center"/>
              <w:rPr>
                <w:rFonts w:ascii="Calibri" w:hAnsi="Calibri"/>
                <w:color w:val="000000"/>
                <w:lang w:eastAsia="es-AR"/>
              </w:rPr>
            </w:pPr>
            <w:r w:rsidRPr="00B91C7F">
              <w:rPr>
                <w:rFonts w:ascii="Calibri" w:hAnsi="Calibri"/>
                <w:color w:val="000000"/>
                <w:lang w:eastAsia="es-AR"/>
              </w:rPr>
              <w:t>100</w:t>
            </w:r>
          </w:p>
        </w:tc>
      </w:tr>
    </w:tbl>
    <w:p w14:paraId="35EC15B2" w14:textId="77777777" w:rsidR="00DB516D" w:rsidRPr="00040DE2" w:rsidRDefault="00DB516D" w:rsidP="00DB516D">
      <w:pPr>
        <w:spacing w:line="276" w:lineRule="auto"/>
        <w:rPr>
          <w:rFonts w:ascii="Calibri" w:hAnsi="Calibri"/>
        </w:rPr>
      </w:pPr>
    </w:p>
    <w:p w14:paraId="3D092B40" w14:textId="77777777" w:rsidR="00DB516D" w:rsidRPr="00040DE2" w:rsidRDefault="00DB516D" w:rsidP="00DB516D">
      <w:pPr>
        <w:pBdr>
          <w:top w:val="single" w:sz="4" w:space="1" w:color="auto"/>
          <w:left w:val="single" w:sz="4" w:space="4" w:color="auto"/>
          <w:bottom w:val="single" w:sz="4" w:space="0" w:color="auto"/>
          <w:right w:val="single" w:sz="4" w:space="4" w:color="auto"/>
        </w:pBdr>
        <w:spacing w:before="120" w:after="120" w:line="276" w:lineRule="auto"/>
        <w:ind w:right="91"/>
        <w:rPr>
          <w:rFonts w:ascii="Calibri" w:hAnsi="Calibri"/>
          <w:b/>
        </w:rPr>
      </w:pPr>
      <w:r w:rsidRPr="00040DE2">
        <w:rPr>
          <w:rFonts w:ascii="Calibri" w:hAnsi="Calibri"/>
          <w:b/>
        </w:rPr>
        <w:t>Los Antecedentes Técnicos requeridos, pueden ser en el caso de Unión Transitoria u otro tipo de agrupación de empresas, cumplimentados con los antecedentes de uno solo de los integrantes o sumando los antecedentes de cada uno de los integrantes de la misma.</w:t>
      </w:r>
    </w:p>
    <w:p w14:paraId="23CD0B12" w14:textId="77777777" w:rsidR="00DB516D" w:rsidRPr="00040DE2" w:rsidRDefault="00DB516D" w:rsidP="00DB516D">
      <w:pPr>
        <w:pStyle w:val="Textoindependienteprimerasangra2"/>
        <w:spacing w:line="276" w:lineRule="auto"/>
        <w:ind w:left="0" w:firstLine="0"/>
        <w:rPr>
          <w:rFonts w:ascii="Calibri" w:eastAsiaTheme="minorHAnsi" w:hAnsi="Calibri" w:cs="Calibri"/>
          <w:color w:val="000000"/>
          <w:szCs w:val="22"/>
          <w:lang w:val="es-AR" w:eastAsia="en-US"/>
        </w:rPr>
      </w:pPr>
      <w:r w:rsidRPr="00040DE2">
        <w:rPr>
          <w:rFonts w:ascii="Calibri" w:eastAsiaTheme="minorHAnsi" w:hAnsi="Calibri" w:cs="Calibri"/>
          <w:b/>
          <w:bCs/>
          <w:color w:val="000000"/>
          <w:szCs w:val="22"/>
          <w:lang w:val="es-AR" w:eastAsia="en-US"/>
        </w:rPr>
        <w:t>Para establecer la Oferta más ventajosa, se determinará el Puntaje Final de cada oferta (Pfo)</w:t>
      </w:r>
      <w:r w:rsidRPr="00040DE2">
        <w:rPr>
          <w:rFonts w:ascii="Calibri" w:eastAsiaTheme="minorHAnsi" w:hAnsi="Calibri" w:cs="Calibri"/>
          <w:color w:val="000000"/>
          <w:szCs w:val="22"/>
          <w:lang w:val="es-AR" w:eastAsia="en-US"/>
        </w:rPr>
        <w:t xml:space="preserve">. </w:t>
      </w:r>
    </w:p>
    <w:p w14:paraId="0C2E7CB2" w14:textId="77777777" w:rsidR="00DB516D" w:rsidRPr="00040DE2" w:rsidRDefault="00DB516D" w:rsidP="00DB516D">
      <w:pPr>
        <w:pStyle w:val="Textoindependienteprimerasangra2"/>
        <w:spacing w:line="276" w:lineRule="auto"/>
        <w:ind w:left="0" w:firstLine="0"/>
        <w:rPr>
          <w:rFonts w:ascii="Calibri" w:hAnsi="Calibri"/>
          <w:szCs w:val="22"/>
        </w:rPr>
      </w:pPr>
      <w:r w:rsidRPr="00040DE2">
        <w:rPr>
          <w:rFonts w:ascii="Calibri" w:hAnsi="Calibri"/>
          <w:szCs w:val="22"/>
        </w:rPr>
        <w:t xml:space="preserve">Se aplicará la siguiente expresión: </w:t>
      </w:r>
    </w:p>
    <w:p w14:paraId="6E727341" w14:textId="763A2510" w:rsidR="00DB516D" w:rsidRPr="00152DD7" w:rsidRDefault="00DB516D" w:rsidP="00DB516D">
      <w:pPr>
        <w:pStyle w:val="Textoindependienteprimerasangra2"/>
        <w:pBdr>
          <w:top w:val="single" w:sz="4" w:space="1" w:color="auto"/>
          <w:left w:val="single" w:sz="4" w:space="4" w:color="auto"/>
          <w:bottom w:val="single" w:sz="4" w:space="1" w:color="auto"/>
          <w:right w:val="single" w:sz="4" w:space="4" w:color="auto"/>
        </w:pBdr>
        <w:spacing w:line="276" w:lineRule="auto"/>
        <w:ind w:left="0" w:firstLine="0"/>
        <w:rPr>
          <w:rFonts w:ascii="Calibri" w:hAnsi="Calibri"/>
          <w:szCs w:val="22"/>
          <w:lang w:val="es-AR"/>
        </w:rPr>
      </w:pPr>
      <w:r w:rsidRPr="00152DD7">
        <w:rPr>
          <w:rFonts w:ascii="Calibri" w:hAnsi="Calibri"/>
          <w:szCs w:val="22"/>
          <w:lang w:val="es-AR"/>
        </w:rPr>
        <w:t xml:space="preserve">Pfo </w:t>
      </w:r>
      <w:r w:rsidR="00277F72" w:rsidRPr="00152DD7">
        <w:rPr>
          <w:rFonts w:ascii="Calibri" w:hAnsi="Calibri"/>
          <w:szCs w:val="22"/>
          <w:lang w:val="es-AR"/>
        </w:rPr>
        <w:t>= 0,30 x CT + 0,70 x COE</w:t>
      </w:r>
    </w:p>
    <w:p w14:paraId="37BC8677" w14:textId="77777777" w:rsidR="00DB516D" w:rsidRPr="00040DE2" w:rsidRDefault="00DB516D" w:rsidP="00DB516D">
      <w:pPr>
        <w:pStyle w:val="Textoindependienteprimerasangra2"/>
        <w:spacing w:before="60" w:after="60" w:line="276" w:lineRule="auto"/>
        <w:ind w:left="0" w:firstLine="0"/>
        <w:rPr>
          <w:rFonts w:ascii="Calibri" w:hAnsi="Calibri"/>
          <w:szCs w:val="22"/>
        </w:rPr>
      </w:pPr>
      <w:r w:rsidRPr="00040DE2">
        <w:rPr>
          <w:rFonts w:ascii="Calibri" w:hAnsi="Calibri"/>
          <w:szCs w:val="22"/>
        </w:rPr>
        <w:t>Pfo= Puntaje final de la oferta que se está evaluando.</w:t>
      </w:r>
    </w:p>
    <w:p w14:paraId="567F54D4" w14:textId="77777777" w:rsidR="00DB516D" w:rsidRPr="00040DE2" w:rsidRDefault="00DB516D" w:rsidP="00DB516D">
      <w:pPr>
        <w:pStyle w:val="Textoindependienteprimerasangra2"/>
        <w:spacing w:before="60" w:after="60" w:line="276" w:lineRule="auto"/>
        <w:ind w:left="0" w:firstLine="0"/>
        <w:rPr>
          <w:rFonts w:ascii="Calibri" w:hAnsi="Calibri"/>
          <w:szCs w:val="22"/>
        </w:rPr>
      </w:pPr>
      <w:r w:rsidRPr="00040DE2">
        <w:rPr>
          <w:rFonts w:ascii="Calibri" w:hAnsi="Calibri"/>
          <w:szCs w:val="22"/>
        </w:rPr>
        <w:t xml:space="preserve">CT= Calificación Técnica </w:t>
      </w:r>
    </w:p>
    <w:p w14:paraId="6DE61B6F" w14:textId="77777777" w:rsidR="00DB516D" w:rsidRPr="00040DE2" w:rsidRDefault="00DB516D" w:rsidP="00DB516D">
      <w:pPr>
        <w:pStyle w:val="Textoindependienteprimerasangra2"/>
        <w:spacing w:before="60" w:after="60" w:line="276" w:lineRule="auto"/>
        <w:ind w:left="0" w:firstLine="0"/>
        <w:rPr>
          <w:rFonts w:ascii="Calibri" w:hAnsi="Calibri"/>
          <w:szCs w:val="22"/>
        </w:rPr>
      </w:pPr>
      <w:r w:rsidRPr="00040DE2">
        <w:rPr>
          <w:rFonts w:ascii="Calibri" w:hAnsi="Calibri"/>
          <w:szCs w:val="22"/>
        </w:rPr>
        <w:t xml:space="preserve">COE= Cociente de Oferta Económica </w:t>
      </w:r>
    </w:p>
    <w:p w14:paraId="2A6BA6B9" w14:textId="77777777" w:rsidR="00DB516D" w:rsidRPr="00040DE2" w:rsidRDefault="00DB516D" w:rsidP="00DB516D">
      <w:pPr>
        <w:pStyle w:val="Prrafodelista"/>
        <w:spacing w:line="276" w:lineRule="auto"/>
        <w:ind w:left="0"/>
        <w:rPr>
          <w:rFonts w:ascii="Calibri" w:hAnsi="Calibri"/>
          <w:b/>
          <w:sz w:val="22"/>
          <w:szCs w:val="22"/>
        </w:rPr>
      </w:pPr>
      <w:r w:rsidRPr="00040DE2">
        <w:rPr>
          <w:rFonts w:ascii="Calibri" w:hAnsi="Calibri"/>
          <w:b/>
          <w:sz w:val="22"/>
          <w:szCs w:val="22"/>
        </w:rPr>
        <w:t xml:space="preserve">Cálculo de los Cocientes Porcentuales de las Ofertas Económicas (COE) </w:t>
      </w:r>
    </w:p>
    <w:p w14:paraId="7EE7DDAC" w14:textId="77777777" w:rsidR="00DB516D" w:rsidRPr="00040DE2" w:rsidRDefault="00DB516D" w:rsidP="00DB516D">
      <w:pPr>
        <w:pStyle w:val="Lista2"/>
        <w:spacing w:line="276" w:lineRule="auto"/>
        <w:ind w:left="0" w:firstLine="0"/>
        <w:jc w:val="both"/>
        <w:rPr>
          <w:rFonts w:ascii="Calibri" w:hAnsi="Calibri"/>
          <w:sz w:val="22"/>
          <w:szCs w:val="22"/>
          <w:lang w:val="es-ES_tradnl" w:eastAsia="es-ES"/>
        </w:rPr>
      </w:pPr>
      <w:r w:rsidRPr="00040DE2">
        <w:rPr>
          <w:rFonts w:ascii="Calibri" w:hAnsi="Calibri"/>
          <w:sz w:val="22"/>
          <w:szCs w:val="22"/>
          <w:lang w:val="es-ES_tradnl" w:eastAsia="es-ES"/>
        </w:rPr>
        <w:t>Se procederá con el cálculo del Cociente de Oferta Económica (COE), por medio del uso de la siguiente expresión:</w:t>
      </w:r>
    </w:p>
    <w:p w14:paraId="203000DA" w14:textId="77777777" w:rsidR="00DB516D" w:rsidRPr="00040DE2" w:rsidRDefault="00DB516D" w:rsidP="00DB516D">
      <w:pPr>
        <w:pStyle w:val="Textoindependienteprimerasangra2"/>
        <w:spacing w:after="0" w:line="276" w:lineRule="auto"/>
        <w:ind w:left="708" w:firstLine="0"/>
        <w:rPr>
          <w:rFonts w:ascii="Calibri" w:hAnsi="Calibri"/>
          <w:szCs w:val="22"/>
        </w:rPr>
      </w:pPr>
      <w:r w:rsidRPr="00040DE2">
        <w:rPr>
          <w:rFonts w:ascii="Calibri" w:hAnsi="Calibri"/>
          <w:szCs w:val="22"/>
        </w:rPr>
        <w:t xml:space="preserve">  OE mín.</w:t>
      </w:r>
    </w:p>
    <w:p w14:paraId="6C9D7E4A" w14:textId="77777777" w:rsidR="00DB516D" w:rsidRPr="00040DE2" w:rsidRDefault="00DB516D" w:rsidP="00DB516D">
      <w:pPr>
        <w:pStyle w:val="Textoindependiente"/>
        <w:spacing w:line="276" w:lineRule="auto"/>
        <w:rPr>
          <w:rFonts w:ascii="Calibri" w:hAnsi="Calibri"/>
          <w:sz w:val="22"/>
          <w:szCs w:val="22"/>
        </w:rPr>
      </w:pPr>
      <w:r w:rsidRPr="00040DE2">
        <w:rPr>
          <w:rFonts w:ascii="Calibri" w:hAnsi="Calibri"/>
          <w:sz w:val="22"/>
          <w:szCs w:val="22"/>
        </w:rPr>
        <w:t>COE = --------------- x 100</w:t>
      </w:r>
    </w:p>
    <w:p w14:paraId="7102C794" w14:textId="77777777" w:rsidR="00DB516D" w:rsidRPr="00040DE2" w:rsidRDefault="00DB516D" w:rsidP="00DB516D">
      <w:pPr>
        <w:pStyle w:val="Textoindependienteprimerasangra2"/>
        <w:spacing w:line="276" w:lineRule="auto"/>
        <w:ind w:left="0" w:firstLine="0"/>
        <w:rPr>
          <w:rFonts w:ascii="Calibri" w:hAnsi="Calibri"/>
          <w:szCs w:val="22"/>
        </w:rPr>
      </w:pPr>
      <w:r w:rsidRPr="00040DE2">
        <w:rPr>
          <w:rFonts w:ascii="Calibri" w:hAnsi="Calibri"/>
          <w:szCs w:val="22"/>
        </w:rPr>
        <w:t xml:space="preserve">                    OE</w:t>
      </w:r>
    </w:p>
    <w:p w14:paraId="12AF6BC9" w14:textId="77777777" w:rsidR="00DB516D" w:rsidRPr="00040DE2" w:rsidRDefault="00DB516D" w:rsidP="00DB516D">
      <w:pPr>
        <w:pStyle w:val="Sangradetextonormal"/>
        <w:spacing w:after="240" w:line="276" w:lineRule="auto"/>
        <w:ind w:left="0"/>
        <w:rPr>
          <w:rFonts w:ascii="Calibri" w:hAnsi="Calibri"/>
          <w:sz w:val="22"/>
          <w:szCs w:val="22"/>
        </w:rPr>
      </w:pPr>
      <w:r w:rsidRPr="00040DE2">
        <w:rPr>
          <w:rFonts w:ascii="Calibri" w:hAnsi="Calibri"/>
          <w:sz w:val="22"/>
          <w:szCs w:val="22"/>
        </w:rPr>
        <w:t>Donde:</w:t>
      </w:r>
    </w:p>
    <w:p w14:paraId="6EC6AA99" w14:textId="77777777" w:rsidR="00DB516D" w:rsidRPr="00040DE2" w:rsidRDefault="00DB516D" w:rsidP="00DB516D">
      <w:pPr>
        <w:pStyle w:val="Lista2"/>
        <w:spacing w:line="276" w:lineRule="auto"/>
        <w:ind w:left="0" w:firstLine="0"/>
        <w:jc w:val="both"/>
        <w:rPr>
          <w:rFonts w:ascii="Calibri" w:hAnsi="Calibri"/>
          <w:sz w:val="22"/>
          <w:szCs w:val="22"/>
          <w:lang w:val="es-ES_tradnl" w:eastAsia="es-ES"/>
        </w:rPr>
      </w:pPr>
      <w:r w:rsidRPr="00040DE2">
        <w:rPr>
          <w:rFonts w:ascii="Calibri" w:hAnsi="Calibri"/>
          <w:sz w:val="22"/>
          <w:szCs w:val="22"/>
          <w:lang w:val="es-ES_tradnl" w:eastAsia="es-ES"/>
        </w:rPr>
        <w:t>COE = Cociente porcentualizado de la Oferta Económica.</w:t>
      </w:r>
    </w:p>
    <w:p w14:paraId="568BB2B5" w14:textId="77777777" w:rsidR="00DB516D" w:rsidRPr="00040DE2" w:rsidRDefault="00DB516D" w:rsidP="00DB516D">
      <w:pPr>
        <w:pStyle w:val="Lista2"/>
        <w:spacing w:line="276" w:lineRule="auto"/>
        <w:ind w:left="0" w:firstLine="0"/>
        <w:jc w:val="both"/>
        <w:rPr>
          <w:rFonts w:ascii="Calibri" w:hAnsi="Calibri"/>
          <w:sz w:val="22"/>
          <w:szCs w:val="22"/>
          <w:lang w:val="es-ES_tradnl" w:eastAsia="es-ES"/>
        </w:rPr>
      </w:pPr>
      <w:r w:rsidRPr="00040DE2">
        <w:rPr>
          <w:rFonts w:ascii="Calibri" w:hAnsi="Calibri"/>
          <w:sz w:val="22"/>
          <w:szCs w:val="22"/>
          <w:lang w:val="es-ES_tradnl" w:eastAsia="es-ES"/>
        </w:rPr>
        <w:t>OE = Oferta económica que se está evaluando.</w:t>
      </w:r>
    </w:p>
    <w:p w14:paraId="48539ECC" w14:textId="77777777" w:rsidR="00DB516D" w:rsidRPr="00040DE2" w:rsidRDefault="00DB516D" w:rsidP="00DB516D">
      <w:pPr>
        <w:pStyle w:val="Lista2"/>
        <w:spacing w:line="276" w:lineRule="auto"/>
        <w:ind w:left="0" w:firstLine="0"/>
        <w:jc w:val="both"/>
        <w:rPr>
          <w:rFonts w:ascii="Calibri" w:hAnsi="Calibri"/>
          <w:sz w:val="22"/>
          <w:szCs w:val="22"/>
          <w:lang w:val="es-AR"/>
        </w:rPr>
      </w:pPr>
      <w:r w:rsidRPr="00040DE2">
        <w:rPr>
          <w:rFonts w:ascii="Calibri" w:hAnsi="Calibri"/>
          <w:sz w:val="22"/>
          <w:szCs w:val="22"/>
          <w:lang w:val="es-AR"/>
        </w:rPr>
        <w:t>OE mín.= Oferta económica menor de todas las ofertas válidas.</w:t>
      </w:r>
    </w:p>
    <w:p w14:paraId="4D9EFA3B" w14:textId="77777777" w:rsidR="001E037C" w:rsidRDefault="001E037C" w:rsidP="001E037C"/>
    <w:p w14:paraId="16A87FC9" w14:textId="008F9388" w:rsidR="00F74DC4" w:rsidRPr="00F74DC4" w:rsidRDefault="00F74DC4" w:rsidP="00F74DC4">
      <w:pPr>
        <w:rPr>
          <w:b/>
          <w:u w:val="single"/>
        </w:rPr>
      </w:pPr>
      <w:r w:rsidRPr="00F74DC4">
        <w:rPr>
          <w:b/>
          <w:u w:val="single"/>
        </w:rPr>
        <w:t>CAPITULO IV</w:t>
      </w:r>
      <w:r>
        <w:rPr>
          <w:b/>
          <w:u w:val="single"/>
        </w:rPr>
        <w:t xml:space="preserve"> </w:t>
      </w:r>
      <w:r w:rsidRPr="00F74DC4">
        <w:rPr>
          <w:b/>
          <w:u w:val="single"/>
        </w:rPr>
        <w:t>–</w:t>
      </w:r>
      <w:r>
        <w:rPr>
          <w:b/>
          <w:u w:val="single"/>
        </w:rPr>
        <w:t xml:space="preserve"> </w:t>
      </w:r>
      <w:r w:rsidRPr="00F74DC4">
        <w:rPr>
          <w:b/>
          <w:u w:val="single"/>
        </w:rPr>
        <w:t>ADJUDICACIÓN</w:t>
      </w:r>
    </w:p>
    <w:p w14:paraId="593B0DEC" w14:textId="77777777" w:rsidR="00F74DC4" w:rsidRDefault="00F74DC4" w:rsidP="00F74DC4"/>
    <w:p w14:paraId="4991F0A6" w14:textId="724EA396" w:rsidR="00F74DC4" w:rsidRDefault="00F74DC4" w:rsidP="00F74DC4">
      <w:pPr>
        <w:rPr>
          <w:b/>
        </w:rPr>
      </w:pPr>
      <w:r>
        <w:rPr>
          <w:b/>
        </w:rPr>
        <w:t xml:space="preserve">Artículo N° </w:t>
      </w:r>
      <w:r w:rsidR="00DB516D">
        <w:rPr>
          <w:b/>
        </w:rPr>
        <w:t>20</w:t>
      </w:r>
      <w:r w:rsidRPr="00F74DC4">
        <w:rPr>
          <w:b/>
        </w:rPr>
        <w:t>:</w:t>
      </w:r>
      <w:r w:rsidRPr="00F74DC4">
        <w:rPr>
          <w:b/>
        </w:rPr>
        <w:tab/>
        <w:t>DE LA ADJUDICACIÓN O RECHAZO DE LAS PROPUESTAS</w:t>
      </w:r>
    </w:p>
    <w:p w14:paraId="1FC80215" w14:textId="77777777" w:rsidR="00BE6A9E" w:rsidRDefault="00BE6A9E" w:rsidP="00F74DC4">
      <w:pPr>
        <w:rPr>
          <w:b/>
        </w:rPr>
      </w:pPr>
    </w:p>
    <w:p w14:paraId="570492A7" w14:textId="77777777" w:rsidR="00BE6A9E" w:rsidRDefault="00BE6A9E" w:rsidP="00F74DC4">
      <w:pPr>
        <w:rPr>
          <w:b/>
        </w:rPr>
      </w:pPr>
    </w:p>
    <w:p w14:paraId="657B0541" w14:textId="77777777" w:rsidR="00BE6A9E" w:rsidRDefault="00BE6A9E" w:rsidP="00F74DC4"/>
    <w:p w14:paraId="7EC9E8F1" w14:textId="77777777" w:rsidR="00F74DC4" w:rsidRDefault="00F74DC4" w:rsidP="00F74DC4"/>
    <w:p w14:paraId="22FA612F" w14:textId="767DBA2E" w:rsidR="00F74DC4" w:rsidRDefault="00F74DC4" w:rsidP="00F74DC4">
      <w:r>
        <w:lastRenderedPageBreak/>
        <w:t>La adjudicación recaerá sobre la propuesta que, a juicio de la Autoridad Competente y previa evaluación de antecedentes técnicos, económicos, etc. obtenga mayor Puntaje Final de Oferta (PFO) y resulte la más ventajosa para los intereses</w:t>
      </w:r>
      <w:r w:rsidR="001D4E1C">
        <w:t xml:space="preserve"> del municipio</w:t>
      </w:r>
      <w:r>
        <w:t>, ajustándose a las bases y condiciones establecidas para la licitación.</w:t>
      </w:r>
    </w:p>
    <w:p w14:paraId="7A6F16D2" w14:textId="77777777" w:rsidR="00F74DC4" w:rsidRDefault="00F74DC4" w:rsidP="00F74DC4">
      <w:r>
        <w:t>La presentación de las propuestas y su posterior estudio no darán ningún derecho a los proponentes, pudiendo la Autoridad Competente rechazar todas, si así lo estimase conveniente.</w:t>
      </w:r>
    </w:p>
    <w:p w14:paraId="12CB72D3" w14:textId="77777777" w:rsidR="00F74DC4" w:rsidRDefault="00F74DC4" w:rsidP="00F74DC4">
      <w:r>
        <w:t>En cualquier estado del trámite, previo a la firma del contrato, se podrá dejar sin efecto el presente procedimiento, en forma total o parcial o bien rechazar todas o parte de las ofertas presentadas.</w:t>
      </w:r>
    </w:p>
    <w:p w14:paraId="2200B7EF" w14:textId="45082C71" w:rsidR="00F74DC4" w:rsidRDefault="00F74DC4" w:rsidP="00F74DC4">
      <w:r>
        <w:t>Asimismo, se podrá preadjudicar todos, algunos o parte de los renglones, según la forma de adjudicación establecida en los presentes pliegos, sin que dé lugar a indemnización alguna.</w:t>
      </w:r>
    </w:p>
    <w:p w14:paraId="109D16E8" w14:textId="77777777" w:rsidR="00F74DC4" w:rsidRDefault="00F74DC4" w:rsidP="00F74DC4"/>
    <w:p w14:paraId="758475E7" w14:textId="1BC5163E" w:rsidR="00F74DC4" w:rsidRPr="00F74DC4" w:rsidRDefault="00F74DC4" w:rsidP="00F74DC4">
      <w:pPr>
        <w:rPr>
          <w:b/>
        </w:rPr>
      </w:pPr>
      <w:r w:rsidRPr="00F74DC4">
        <w:rPr>
          <w:b/>
        </w:rPr>
        <w:t>Artículo N° 2</w:t>
      </w:r>
      <w:r w:rsidR="00AA5209">
        <w:rPr>
          <w:b/>
        </w:rPr>
        <w:t>1</w:t>
      </w:r>
      <w:r w:rsidRPr="00F74DC4">
        <w:rPr>
          <w:b/>
        </w:rPr>
        <w:t>:</w:t>
      </w:r>
      <w:r w:rsidRPr="00F74DC4">
        <w:rPr>
          <w:b/>
        </w:rPr>
        <w:tab/>
        <w:t>REGISTRO DE OBRA</w:t>
      </w:r>
    </w:p>
    <w:p w14:paraId="75AC24E3" w14:textId="77777777" w:rsidR="00F74DC4" w:rsidRDefault="00F74DC4" w:rsidP="00F74DC4"/>
    <w:p w14:paraId="68100FF9" w14:textId="659DCA9F" w:rsidR="00F74DC4" w:rsidRDefault="00F74DC4" w:rsidP="00F74DC4">
      <w:r>
        <w:t>Dentro de los quince (15) días calendario a contar de la fecha de notificación de la adjudicación, el adjudicatario deberá efectuar el registro de la tarea profesional de que se trate, por ante la entidad colegial competente al efecto, y la presentación de la liquidación de honorarios con determinación de los aportes previsionales del caso que, conforme a la legislación aplicable, el colegio profesional correspondiente emita.</w:t>
      </w:r>
    </w:p>
    <w:p w14:paraId="19F8E602" w14:textId="4B41B8DF" w:rsidR="00F74DC4" w:rsidRDefault="00F74DC4" w:rsidP="00F74DC4">
      <w:r>
        <w:t>Dicho requisito será condición indispensable para labrar el Acta de Replanteo inicial de la Obra.   Para el caso de incumplimiento de esta cláusula será de aplicación la normativa vigente en materia de Obra Pública.</w:t>
      </w:r>
    </w:p>
    <w:p w14:paraId="651DEA13" w14:textId="77777777" w:rsidR="00645CE9" w:rsidRDefault="00645CE9" w:rsidP="00645CE9"/>
    <w:p w14:paraId="47A9BBC9" w14:textId="77777777" w:rsidR="00645CE9" w:rsidRPr="00645CE9" w:rsidRDefault="00645CE9" w:rsidP="00645CE9">
      <w:pPr>
        <w:rPr>
          <w:b/>
          <w:u w:val="single"/>
        </w:rPr>
      </w:pPr>
      <w:r w:rsidRPr="00645CE9">
        <w:rPr>
          <w:b/>
          <w:u w:val="single"/>
        </w:rPr>
        <w:t>CAPITULO V – CONTRATO</w:t>
      </w:r>
    </w:p>
    <w:p w14:paraId="5595E28A" w14:textId="77777777" w:rsidR="00645CE9" w:rsidRDefault="00645CE9" w:rsidP="00645CE9"/>
    <w:p w14:paraId="72209DC6" w14:textId="718EBD14" w:rsidR="00645CE9" w:rsidRPr="00645CE9" w:rsidRDefault="00645CE9" w:rsidP="00645CE9">
      <w:pPr>
        <w:rPr>
          <w:b/>
        </w:rPr>
      </w:pPr>
      <w:r w:rsidRPr="00F35E9C">
        <w:rPr>
          <w:b/>
        </w:rPr>
        <w:t>Artículo N° 2</w:t>
      </w:r>
      <w:r w:rsidR="00AA5209" w:rsidRPr="00F35E9C">
        <w:rPr>
          <w:b/>
        </w:rPr>
        <w:t>2</w:t>
      </w:r>
      <w:r w:rsidRPr="00F35E9C">
        <w:rPr>
          <w:b/>
        </w:rPr>
        <w:t>:</w:t>
      </w:r>
      <w:r w:rsidRPr="00F35E9C">
        <w:rPr>
          <w:b/>
        </w:rPr>
        <w:tab/>
        <w:t>DE LA FIRMA DEL CONTRATO</w:t>
      </w:r>
    </w:p>
    <w:p w14:paraId="6851A65E" w14:textId="77777777" w:rsidR="00645CE9" w:rsidRDefault="00645CE9" w:rsidP="00645CE9"/>
    <w:p w14:paraId="1F6864A7" w14:textId="77777777" w:rsidR="00645CE9" w:rsidRDefault="00645CE9" w:rsidP="00645CE9">
      <w:r>
        <w:t>Formará parte integrante de cada uno de los contratos:</w:t>
      </w:r>
    </w:p>
    <w:p w14:paraId="02EA21DB" w14:textId="77777777" w:rsidR="00645CE9" w:rsidRDefault="00645CE9" w:rsidP="00645CE9">
      <w:r>
        <w:t>a)</w:t>
      </w:r>
      <w:r>
        <w:tab/>
        <w:t>La documentación tenida a la vista al presentar la propuesta, incluidas las notas aclaratorias que se emitan.</w:t>
      </w:r>
    </w:p>
    <w:p w14:paraId="6B217119" w14:textId="77777777" w:rsidR="00645CE9" w:rsidRDefault="00645CE9" w:rsidP="00645CE9">
      <w:r>
        <w:t>b)</w:t>
      </w:r>
      <w:r>
        <w:tab/>
        <w:t>Presupuestos, y demás documentación técnica presentada por el adjudicatario documentación ésta que deberá contar con la expresa aprobación de la Comitente.</w:t>
      </w:r>
    </w:p>
    <w:p w14:paraId="7CFCC22B" w14:textId="77777777" w:rsidR="00645CE9" w:rsidRDefault="00645CE9" w:rsidP="00645CE9">
      <w:r>
        <w:t>c)</w:t>
      </w:r>
      <w:r>
        <w:tab/>
        <w:t>Los instrumentos legales de adjudicación.</w:t>
      </w:r>
    </w:p>
    <w:p w14:paraId="07B1E6BB" w14:textId="77777777" w:rsidR="00645CE9" w:rsidRDefault="00645CE9" w:rsidP="00645CE9">
      <w:r>
        <w:t>d)</w:t>
      </w:r>
      <w:r>
        <w:tab/>
        <w:t>La legislación especificada en el Art. 8 del presente P.P.C.</w:t>
      </w:r>
    </w:p>
    <w:p w14:paraId="4EED5831" w14:textId="77777777" w:rsidR="00645CE9" w:rsidRDefault="00645CE9" w:rsidP="00645CE9"/>
    <w:p w14:paraId="025D3BDA" w14:textId="77777777" w:rsidR="00645CE9" w:rsidRDefault="00645CE9" w:rsidP="00645CE9">
      <w:r>
        <w:t>Cada contrato será suscripto dentro de los diez (10) días a contar de la fecha de la notificación de la adjudicación de la obra. A tal fin cada adjudicatario deberá acompañar la siguiente documentación:</w:t>
      </w:r>
    </w:p>
    <w:p w14:paraId="4DCDCAD3" w14:textId="77777777" w:rsidR="00645CE9" w:rsidRDefault="00645CE9" w:rsidP="00645CE9">
      <w:r>
        <w:t xml:space="preserve"> </w:t>
      </w:r>
    </w:p>
    <w:p w14:paraId="6AEAD612" w14:textId="15DBFE5C" w:rsidR="00645CE9" w:rsidRDefault="00645CE9" w:rsidP="00645CE9">
      <w:r>
        <w:t>1)</w:t>
      </w:r>
      <w:r>
        <w:tab/>
        <w:t xml:space="preserve">Presentación de </w:t>
      </w:r>
      <w:r w:rsidRPr="00012538">
        <w:rPr>
          <w:b/>
        </w:rPr>
        <w:t>garantía de contrato</w:t>
      </w:r>
      <w:r>
        <w:t xml:space="preserve"> equivalente al tres por ciento </w:t>
      </w:r>
      <w:r w:rsidRPr="00012538">
        <w:rPr>
          <w:b/>
        </w:rPr>
        <w:t>(3%)</w:t>
      </w:r>
      <w:r>
        <w:t xml:space="preserve"> por ciento del importe de la propuesta presentada para cada obra, constituida por cualquiera de los medios establecidos en el Art. 2</w:t>
      </w:r>
      <w:r w:rsidR="00F35E9C">
        <w:t>3</w:t>
      </w:r>
      <w:r>
        <w:t xml:space="preserve"> del presente P.P.C.</w:t>
      </w:r>
    </w:p>
    <w:p w14:paraId="3B8580BB" w14:textId="77777777" w:rsidR="00BE6A9E" w:rsidRDefault="00BE6A9E" w:rsidP="00645CE9"/>
    <w:p w14:paraId="654E9E6F" w14:textId="77777777" w:rsidR="00BE6A9E" w:rsidRDefault="00BE6A9E" w:rsidP="00645CE9"/>
    <w:p w14:paraId="1420F1FA" w14:textId="77777777" w:rsidR="00BE6A9E" w:rsidRDefault="00BE6A9E" w:rsidP="00645CE9"/>
    <w:p w14:paraId="4EEFBBA4" w14:textId="77777777" w:rsidR="00BE6A9E" w:rsidRDefault="00BE6A9E" w:rsidP="00645CE9"/>
    <w:p w14:paraId="092DD3E3" w14:textId="02D7D09F" w:rsidR="00645CE9" w:rsidRDefault="00645CE9" w:rsidP="00645CE9">
      <w:r>
        <w:lastRenderedPageBreak/>
        <w:t>2)</w:t>
      </w:r>
      <w:r>
        <w:tab/>
        <w:t>Nombre de las personas que suscribirán el/los contrato/s con la documentación con las formalidades prescriptas en el Artículo 11 del P.P.C. que acredite el carácter que invocan, en caso que sea una persona diferente a la que compareciera en el procedimiento como Representante legal de la empresa.</w:t>
      </w:r>
    </w:p>
    <w:p w14:paraId="0EC6C30C" w14:textId="6CAA4987" w:rsidR="00517179" w:rsidRDefault="00517179" w:rsidP="00517179">
      <w:r>
        <w:t>3)            Para aquellos contribuyentes de otra jurisdicción, en caso de resultar adjudicados, será requisito indispensable para poder suscribir el contrato correspondiente, tramitar la inscripción ante  la Subsecretaría de Comercio, Industria e Ingresos Públicos de este municipio, en la Tasa por Servicios de Inspección General e Higiene, en el término que estable el inciso 2 del Artículo 24 de la Ordenanza General Impositiva 9436.</w:t>
      </w:r>
    </w:p>
    <w:p w14:paraId="48FD277D" w14:textId="77777777" w:rsidR="00645CE9" w:rsidRDefault="00645CE9" w:rsidP="00645CE9"/>
    <w:p w14:paraId="59B32080" w14:textId="5CF0DA83" w:rsidR="00645CE9" w:rsidRPr="00645CE9" w:rsidRDefault="00645CE9" w:rsidP="00645CE9">
      <w:pPr>
        <w:rPr>
          <w:b/>
        </w:rPr>
      </w:pPr>
      <w:r w:rsidRPr="00645CE9">
        <w:rPr>
          <w:b/>
        </w:rPr>
        <w:t>Artículo N° 2</w:t>
      </w:r>
      <w:r w:rsidR="00AA5209">
        <w:rPr>
          <w:b/>
        </w:rPr>
        <w:t>3</w:t>
      </w:r>
      <w:r w:rsidRPr="00645CE9">
        <w:rPr>
          <w:b/>
        </w:rPr>
        <w:t>:</w:t>
      </w:r>
      <w:r w:rsidRPr="00645CE9">
        <w:rPr>
          <w:b/>
        </w:rPr>
        <w:tab/>
        <w:t>GARANTÍAS</w:t>
      </w:r>
    </w:p>
    <w:p w14:paraId="47F2A557" w14:textId="77777777" w:rsidR="00645CE9" w:rsidRDefault="00645CE9" w:rsidP="00645CE9"/>
    <w:p w14:paraId="42BDE873" w14:textId="77777777" w:rsidR="00645CE9" w:rsidRDefault="00645CE9" w:rsidP="00645CE9">
      <w:r>
        <w:t>Las garantías cualquiera sea su fin, con excepción de la garantía requerida en el artículo 6 inc. b) del Decreto N° 1419/2017 (Seguro de Caución) deberán conformarse mediante Fianza Bancaria, Seguro de Caución o cualquiera de los medios indicados en el Art. 22 de la Ley de Obras Públicas N° 8614. Cuando se constituyan con Seguros de Caución deberán realizarse mediante pólizas que se adecuen a las disposiciones del Decreto N° 3925/69 y se encuentren aprobadas por la Superintendencia de Seguros de la Nación, extendidas a favor del Estado Provincial.</w:t>
      </w:r>
    </w:p>
    <w:p w14:paraId="0A8B688F" w14:textId="77777777" w:rsidR="00645CE9" w:rsidRDefault="00645CE9" w:rsidP="00645CE9">
      <w:r>
        <w:t>Las Compañías Aseguradoras, que emitan las pólizas, deberán en todos los casos, constituir su domicilio en la Ciudad de Córdoba renunciando al Fuero Federal o cualquier otro de excepción y aceptando someterse a la jurisdicción de los Tribunales Ordinarios de la Ciudad de Córdoba.</w:t>
      </w:r>
    </w:p>
    <w:p w14:paraId="2136F531" w14:textId="7101BFA8" w:rsidR="00645CE9" w:rsidRDefault="00645CE9" w:rsidP="00645CE9">
      <w:r>
        <w:t>Las Fianzas Bancarias deberán contener la fórmula de liso, llano y principal pagador, con expresa renuncia a los beneficios de excusión y división y acordando a la Comitente, un plazo no menor de treinta (30) días para comunicar al fiador la producción de la causal del incumplimiento que torne exigible la fianza.</w:t>
      </w:r>
    </w:p>
    <w:p w14:paraId="546917F7" w14:textId="77777777" w:rsidR="00645CE9" w:rsidRDefault="00645CE9" w:rsidP="00645CE9">
      <w:r>
        <w:t>Las fianzas deberán constituirse hasta la extinción total de las obligaciones que la originen.</w:t>
      </w:r>
    </w:p>
    <w:p w14:paraId="5EC93D4A" w14:textId="77777777" w:rsidR="00645CE9" w:rsidRDefault="00645CE9" w:rsidP="00645CE9">
      <w:r>
        <w:t>La Fianza ofrecida podrá integrarse completando entre sí las distintas alternativas y podrá sustituirse durante su vigencia con la aceptación previa de la Autoridad competente.</w:t>
      </w:r>
    </w:p>
    <w:p w14:paraId="32E0C6D8" w14:textId="28F51663" w:rsidR="00645CE9" w:rsidRDefault="00645CE9" w:rsidP="00645CE9">
      <w:r w:rsidRPr="00277F72">
        <w:t xml:space="preserve">Los depósitos deberán efectuarse a la orden </w:t>
      </w:r>
      <w:r w:rsidR="00277F72" w:rsidRPr="00277F72">
        <w:t>de la municipalidad de Alta Gracia,</w:t>
      </w:r>
      <w:r w:rsidRPr="00277F72">
        <w:t xml:space="preserve"> en la cuenta N° </w:t>
      </w:r>
      <w:r w:rsidR="00277F72" w:rsidRPr="00277F72">
        <w:t>316-0000678805</w:t>
      </w:r>
      <w:r w:rsidRPr="00277F72">
        <w:t>,</w:t>
      </w:r>
      <w:r w:rsidR="00277F72" w:rsidRPr="00277F72">
        <w:t xml:space="preserve"> CBU: 0200316801000000678851</w:t>
      </w:r>
      <w:r w:rsidRPr="00277F72">
        <w:t xml:space="preserve"> habilitada en el Banco de la Provincia de Córdoba.</w:t>
      </w:r>
    </w:p>
    <w:p w14:paraId="6B227495" w14:textId="77777777" w:rsidR="00645CE9" w:rsidRDefault="00645CE9" w:rsidP="00645CE9"/>
    <w:p w14:paraId="1B6BC347" w14:textId="2A352CC4" w:rsidR="00645CE9" w:rsidRPr="00645CE9" w:rsidRDefault="00645CE9" w:rsidP="00645CE9">
      <w:pPr>
        <w:rPr>
          <w:b/>
          <w:u w:val="single"/>
        </w:rPr>
      </w:pPr>
      <w:r w:rsidRPr="00645CE9">
        <w:rPr>
          <w:b/>
          <w:u w:val="single"/>
        </w:rPr>
        <w:t>CAPITULO VI</w:t>
      </w:r>
      <w:r>
        <w:rPr>
          <w:b/>
          <w:u w:val="single"/>
        </w:rPr>
        <w:t xml:space="preserve"> </w:t>
      </w:r>
      <w:r w:rsidRPr="00645CE9">
        <w:rPr>
          <w:b/>
          <w:u w:val="single"/>
        </w:rPr>
        <w:t>‐ REALIZACIÓN DE LOS TRABAJOS</w:t>
      </w:r>
    </w:p>
    <w:p w14:paraId="102F4C65" w14:textId="77777777" w:rsidR="00645CE9" w:rsidRDefault="00645CE9" w:rsidP="00645CE9"/>
    <w:p w14:paraId="01926AC1" w14:textId="444EFD0A" w:rsidR="00645CE9" w:rsidRPr="00645CE9" w:rsidRDefault="00645CE9" w:rsidP="00645CE9">
      <w:pPr>
        <w:rPr>
          <w:b/>
        </w:rPr>
      </w:pPr>
      <w:r w:rsidRPr="00645CE9">
        <w:rPr>
          <w:b/>
        </w:rPr>
        <w:t>Artículo N° 2</w:t>
      </w:r>
      <w:r w:rsidR="005E2FA5">
        <w:rPr>
          <w:b/>
        </w:rPr>
        <w:t>4</w:t>
      </w:r>
      <w:r w:rsidRPr="00645CE9">
        <w:rPr>
          <w:b/>
        </w:rPr>
        <w:t>:</w:t>
      </w:r>
      <w:r w:rsidRPr="00645CE9">
        <w:rPr>
          <w:b/>
        </w:rPr>
        <w:tab/>
        <w:t>DEL REPLANTEO Y EJECUCIÓN DE LA OBRA</w:t>
      </w:r>
    </w:p>
    <w:p w14:paraId="69161A18" w14:textId="77777777" w:rsidR="00645CE9" w:rsidRDefault="00645CE9" w:rsidP="00645CE9"/>
    <w:p w14:paraId="0FF3FC77" w14:textId="009B0901" w:rsidR="00645CE9" w:rsidRDefault="00645CE9" w:rsidP="00645CE9">
      <w:r>
        <w:t>Cuando se contrate la Obra conjuntamente con el desarrollo del Proyecto Ejecutivo se deberá detallar todas las actividades y gestiones que deberán ser realizadas por la Contratista con carácter previo al inicio de los trabajos y a los fines de conseguir las aprobaciones necesarias; dando estricto cumplimiento a lo establecido en la Ley Provincial N° 10.208 y sus Decretos Reglamentarios N° 247/2015, 248/2015 y 288/15.</w:t>
      </w:r>
    </w:p>
    <w:p w14:paraId="5DFE68C7" w14:textId="77777777" w:rsidR="00BE6A9E" w:rsidRDefault="00BE6A9E" w:rsidP="00645CE9"/>
    <w:p w14:paraId="04069135" w14:textId="77777777" w:rsidR="00BE6A9E" w:rsidRDefault="00BE6A9E" w:rsidP="00645CE9"/>
    <w:p w14:paraId="0AFD5BD9" w14:textId="77777777" w:rsidR="00BE6A9E" w:rsidRDefault="00BE6A9E" w:rsidP="00645CE9"/>
    <w:p w14:paraId="34B95326" w14:textId="77777777" w:rsidR="00BE6A9E" w:rsidRDefault="00BE6A9E" w:rsidP="00645CE9"/>
    <w:p w14:paraId="44B79EF0" w14:textId="77777777" w:rsidR="00BE6A9E" w:rsidRDefault="00BE6A9E" w:rsidP="00645CE9"/>
    <w:p w14:paraId="1E2915D5" w14:textId="77777777" w:rsidR="00645CE9" w:rsidRDefault="00645CE9" w:rsidP="00645CE9">
      <w:r>
        <w:lastRenderedPageBreak/>
        <w:t>No se autorizará el inicio de los trabajos, hasta tanto no se cumplimente con el procedimiento administrativo de la "Evaluación de Impacto Ambiental (EIA)", con el respectivo Estudio de Impacto Ambiental (EsIA), y su Programa de Gestión Ambiental (PGA), cuando los mismos fueron exigidos conforme la normativa citada.</w:t>
      </w:r>
    </w:p>
    <w:p w14:paraId="4A8AA459" w14:textId="7ACC6509" w:rsidR="00645CE9" w:rsidRDefault="00645CE9" w:rsidP="00645CE9">
      <w:r>
        <w:t>Una vez suscripto el Contrato y dentro del plazo previsto en el Art. 7 de este P.P.C., el contratista procederá a la presentación de toda la documentación técnica que, para esta instancia, exija el legajo licitatorio, y que resulte necesaria para la ejecución de los trabajos.</w:t>
      </w:r>
    </w:p>
    <w:p w14:paraId="43CFBE2D" w14:textId="77777777" w:rsidR="00645CE9" w:rsidRDefault="00645CE9" w:rsidP="00645CE9">
      <w:r>
        <w:t>La misma estará  integrada por el conjunto de piezas gráficas y escritas que definan con claridad y precisión todos los elementos constitutivos del proyecto, de manera tal que permitan la completa ejecución de las obras, ajustándose a las pautas programáticas generales fijadas por la Repartición, a las disposiciones reglamentarias vigentes y a los objetivos y necesidades públicas que la motivan. El Contratista presentará toda la documentación técnica relacionada, debidamente encarpetada en tres (3) juegos completos como mínimo y en la cantidad que en definitiva le requiera la repartición, foliadas correlativamente y cumpliendo en un todo con los requerimientos exigidos.</w:t>
      </w:r>
    </w:p>
    <w:p w14:paraId="13BFA801" w14:textId="77777777" w:rsidR="00645CE9" w:rsidRDefault="00645CE9" w:rsidP="00645CE9">
      <w:r>
        <w:t>Presentada en tiempo y forma la documentación enunciada precedentemente, será remitida al área técnica competente de la Repartición, quien a través de sus áreas específicas procederá a analizarla y una vez conformada será elevada a aprobación de la Autoridad Competente, mediante el dictado del dispositivo pertinente.</w:t>
      </w:r>
    </w:p>
    <w:p w14:paraId="3A9CF82B" w14:textId="0E4CF319" w:rsidR="00645CE9" w:rsidRDefault="00645CE9" w:rsidP="00645CE9">
      <w:r>
        <w:t>El contratista deberá efectuar todas las modificaciones y/o aclaraciones que le solicite el departamento técnico antes de aprobarle el proyecto, en un plazo no mayor de setenta y dos (72) horas.</w:t>
      </w:r>
    </w:p>
    <w:p w14:paraId="32E9603D" w14:textId="77777777" w:rsidR="00645CE9" w:rsidRDefault="00645CE9" w:rsidP="00645CE9">
      <w:r>
        <w:t>A los fines de agilizar el inicio de los trabajos, la Comitente podrá autorizar la entrega y aprobación parcializada de la documentación técnica requerida, por razones de oportunidad y conveniencia.</w:t>
      </w:r>
    </w:p>
    <w:p w14:paraId="3E1DDD1A" w14:textId="3916BE0E" w:rsidR="00645CE9" w:rsidRDefault="00645CE9" w:rsidP="00645CE9">
      <w:r>
        <w:t>Una vez subscripta en Acta de Replanteo, el contratista dentro de los cinco (5) días, deberá comunicar a la inspección la designación del Representante Técnico en Obra, listado del personal, seguros, equipo y herramientas, etc., para la ejecución de los trabajos.</w:t>
      </w:r>
    </w:p>
    <w:p w14:paraId="1AB7F93A" w14:textId="039EA001" w:rsidR="00645CE9" w:rsidRDefault="00645CE9" w:rsidP="00645CE9">
      <w:r>
        <w:t>Cuando se contrate el desarrollo del Proyecto Ejecutivo el Acta de Replanteo se suscribirá dentro de los treinta (30) días de aprobado el mismo. Cuando la</w:t>
      </w:r>
      <w:r w:rsidR="007F77C2">
        <w:t xml:space="preserve"> obra</w:t>
      </w:r>
      <w:r>
        <w:t xml:space="preserve"> no contemple el desarrollo del Proyecto Ejecutivo, el Acta de Replanteo se suscribirá dentro de los treinta (30) días de firmado el contrato de obra.</w:t>
      </w:r>
    </w:p>
    <w:p w14:paraId="1EE0E430" w14:textId="77777777" w:rsidR="00645CE9" w:rsidRDefault="00645CE9" w:rsidP="00645CE9">
      <w:r>
        <w:t>El contratista de la obra, dentro de los quince (15) días de labrada el Acta de Replanteo, deberá presentar a consideración de la Comitente el plan de trabajos que haya proyectado para llevar a cabo las obras. A tal efecto deberá computar el plazo de ejecución a partir de la fecha del Acta de Replanteo.</w:t>
      </w:r>
    </w:p>
    <w:p w14:paraId="349ECF2B" w14:textId="1FA179BB" w:rsidR="00645CE9" w:rsidRDefault="00645CE9" w:rsidP="00645CE9">
      <w:r>
        <w:t>El plan de trabajos estará discriminado en</w:t>
      </w:r>
      <w:r w:rsidR="00495264">
        <w:t xml:space="preserve"> </w:t>
      </w:r>
      <w:r>
        <w:t>todos los ítems, indicando las cantidades previstas y los importes a certificar según contrato, debiendo consignar en el mismo la certificación parcial y acumulada en forma mensual.</w:t>
      </w:r>
    </w:p>
    <w:p w14:paraId="4B7E7445" w14:textId="77777777" w:rsidR="00645CE9" w:rsidRDefault="00645CE9" w:rsidP="00645CE9">
      <w:r>
        <w:t>Conjuntamente, deberá presentar la curva de certificaciones confeccionada en base a los importes consignados en el plan de trabajos.</w:t>
      </w:r>
    </w:p>
    <w:p w14:paraId="4D3F5820" w14:textId="77777777" w:rsidR="00645CE9" w:rsidRDefault="00645CE9" w:rsidP="00645CE9">
      <w:r>
        <w:t>Cualquier variación, de acuerdo a lo establecido en el Art. 40 y 41 de la Ley N° 8614, deberá contar con la expresa autorización de la Autoridad Competente.</w:t>
      </w:r>
    </w:p>
    <w:p w14:paraId="535937A0" w14:textId="77777777" w:rsidR="00BE6A9E" w:rsidRDefault="00BE6A9E" w:rsidP="00645CE9"/>
    <w:p w14:paraId="20B7D82F" w14:textId="77777777" w:rsidR="00BE6A9E" w:rsidRDefault="00BE6A9E" w:rsidP="00645CE9"/>
    <w:p w14:paraId="1224B465" w14:textId="10C7B4B5" w:rsidR="00645CE9" w:rsidRDefault="00645CE9" w:rsidP="00645CE9">
      <w:r>
        <w:lastRenderedPageBreak/>
        <w:t>Si el Contratista no cumpliera con los requisitos exigidos dentro de los plazos establecidos, se</w:t>
      </w:r>
      <w:r w:rsidR="00495264">
        <w:t xml:space="preserve"> </w:t>
      </w:r>
      <w:r>
        <w:t>aplicarán las sanciones que correspondan, (Art. N° 95 del Decreto Reglamentario N° 1331‐C‐53 (T.O. N° 4758/77).</w:t>
      </w:r>
    </w:p>
    <w:p w14:paraId="25294855" w14:textId="77777777" w:rsidR="00645CE9" w:rsidRDefault="00645CE9" w:rsidP="00645CE9">
      <w:r>
        <w:t>Al tiempo de labrarse el Acta de Replanteo, la Empresa Contratista deberá presentar a Inspección un RELEVAMIENTO FOTOGRAFICO del predio y/o edificaciones y/o instalaciones involucradas en la Contratación, demostrativo de sus condiciones a esa fecha. Conjuntamente con la presentación a inspección de cada parte mensual para certificación, deberá presentarse un registro fotográfico de los trabajos realizados en el período, en un (1) juego, en folios transparentes tamaño oficio.</w:t>
      </w:r>
    </w:p>
    <w:p w14:paraId="767410B2" w14:textId="77777777" w:rsidR="00663B6D" w:rsidRDefault="00663B6D" w:rsidP="00645CE9"/>
    <w:p w14:paraId="1C81D73B" w14:textId="18708844" w:rsidR="00663B6D" w:rsidRPr="00663B6D" w:rsidRDefault="00663B6D" w:rsidP="00663B6D">
      <w:pPr>
        <w:rPr>
          <w:b/>
        </w:rPr>
      </w:pPr>
      <w:r>
        <w:rPr>
          <w:b/>
        </w:rPr>
        <w:t>Artículo N° 2</w:t>
      </w:r>
      <w:r w:rsidR="005E2FA5">
        <w:rPr>
          <w:b/>
        </w:rPr>
        <w:t>5</w:t>
      </w:r>
      <w:r w:rsidRPr="00663B6D">
        <w:rPr>
          <w:b/>
        </w:rPr>
        <w:t>:</w:t>
      </w:r>
      <w:r w:rsidRPr="00663B6D">
        <w:rPr>
          <w:b/>
        </w:rPr>
        <w:tab/>
        <w:t>INICIO DE LA OBRA</w:t>
      </w:r>
    </w:p>
    <w:p w14:paraId="3C2AAB3B" w14:textId="77777777" w:rsidR="00663B6D" w:rsidRDefault="00663B6D" w:rsidP="00663B6D"/>
    <w:p w14:paraId="5DB183C2" w14:textId="646C17F0" w:rsidR="00663B6D" w:rsidRDefault="00663B6D" w:rsidP="00663B6D">
      <w:r>
        <w:t>Se procederá en un todo de acuerdo a lo establecido en el Art. 20 del Decreto Reglamentario N° 25743‐C‐51 (T.O. N° 4757/77) de la Ley de Obras Públicas.</w:t>
      </w:r>
    </w:p>
    <w:p w14:paraId="21DF40DC" w14:textId="77777777" w:rsidR="00663B6D" w:rsidRDefault="00663B6D" w:rsidP="00663B6D"/>
    <w:p w14:paraId="2532AAB3" w14:textId="16F65BC1" w:rsidR="00663B6D" w:rsidRPr="00663B6D" w:rsidRDefault="00663B6D" w:rsidP="00663B6D">
      <w:pPr>
        <w:rPr>
          <w:b/>
        </w:rPr>
      </w:pPr>
      <w:r w:rsidRPr="00663B6D">
        <w:rPr>
          <w:b/>
        </w:rPr>
        <w:t>Artículo N° 2</w:t>
      </w:r>
      <w:r w:rsidR="005E2FA5">
        <w:rPr>
          <w:b/>
        </w:rPr>
        <w:t>6</w:t>
      </w:r>
      <w:r w:rsidRPr="00663B6D">
        <w:rPr>
          <w:b/>
        </w:rPr>
        <w:t>:</w:t>
      </w:r>
      <w:r w:rsidRPr="00663B6D">
        <w:rPr>
          <w:b/>
        </w:rPr>
        <w:tab/>
        <w:t>REALIZACIÓN DE LOS TRABAJOS</w:t>
      </w:r>
    </w:p>
    <w:p w14:paraId="23CB6DF8" w14:textId="77777777" w:rsidR="00663B6D" w:rsidRDefault="00663B6D" w:rsidP="00663B6D"/>
    <w:p w14:paraId="4E468DDF" w14:textId="3070782B" w:rsidR="00663B6D" w:rsidRDefault="00663B6D" w:rsidP="00663B6D">
      <w:r>
        <w:t>En el curso de las obras, el Contratista se ajustará a la documentación contractual y a las indicaciones de la inspección.</w:t>
      </w:r>
    </w:p>
    <w:p w14:paraId="03BD887F" w14:textId="77777777" w:rsidR="00663B6D" w:rsidRDefault="00663B6D" w:rsidP="00663B6D">
      <w:r>
        <w:t>No se reconocerá ninguna modificación o trabajo adicional, complementario, etc., que no haya sido expresamente ordenado en forma precisa, por escrito y autorizado por la Autoridad Competente.</w:t>
      </w:r>
    </w:p>
    <w:p w14:paraId="192A1381" w14:textId="77777777" w:rsidR="00663B6D" w:rsidRDefault="00663B6D" w:rsidP="00663B6D">
      <w:r>
        <w:t>El Contratista, por medio de su Representante Técnico  en obra,  deberá  verificar  que  la  misma se realice de conformidad con las reglas del arte del buen construir, constatando que los trabajos respondan a la documentación que integra el contrato, a los planos del proyecto aprobado, pliegos de condiciones, pliegos de especificaciones técnicas, calidad de materiales, etc., debiendo también verificar y/o ratificar todos los cálculos técnicos de cualquier naturaleza, dimensiones, etc., indicados en los planos y documentación técnica del proyecto aprobado, como así también cualquier otro tipo de estudio que se considere necesario para la más fiel y correcta ejecución de las obras.</w:t>
      </w:r>
    </w:p>
    <w:p w14:paraId="7E3B0B82" w14:textId="1F71FFD9" w:rsidR="00663B6D" w:rsidRDefault="00663B6D" w:rsidP="00663B6D">
      <w:r>
        <w:t>Si como consecuencia de dichas verificaciones, surgieran diferencias en más o en menos en el proyecto o cómputos, se interpretar</w:t>
      </w:r>
      <w:r w:rsidR="007F77C2">
        <w:t>á</w:t>
      </w:r>
      <w:r>
        <w:t xml:space="preserve"> que estas han sido tenidas en cuenta en el precio de la oferta, no teniendo por ello el Contratista derecho a reclamar pagos adicionales, compensación o reconocimiento alguno.</w:t>
      </w:r>
    </w:p>
    <w:p w14:paraId="3A357DA7" w14:textId="77777777" w:rsidR="00663B6D" w:rsidRDefault="00663B6D" w:rsidP="00663B6D">
      <w:r>
        <w:t>El Contratista deberá proveer y mantener constantemente en obra los materiales y elementos en cantidad suficiente, de manera tal que permitan el correcto y normal desarrollo de los trabajos.</w:t>
      </w:r>
    </w:p>
    <w:p w14:paraId="0CC7F644" w14:textId="3BE6DC40" w:rsidR="00663B6D" w:rsidRDefault="00663B6D" w:rsidP="00663B6D">
      <w:r>
        <w:t>La empresa adjudicataria deberá en un plazo máximo de 48 hs. dar respuesta satisfactoria en la ejecución de las obras solicitadas por la Comitente dentro de la Zona designada, vencido dicho plazo, la adjudicataria será pasible de una multa equivalente al 0.25% por cada día de retraso.</w:t>
      </w:r>
    </w:p>
    <w:p w14:paraId="47ED3B7F" w14:textId="77777777" w:rsidR="00BE6A9E" w:rsidRDefault="00BE6A9E" w:rsidP="00663B6D"/>
    <w:p w14:paraId="7310485B" w14:textId="77777777" w:rsidR="00BE6A9E" w:rsidRDefault="00BE6A9E" w:rsidP="00663B6D"/>
    <w:p w14:paraId="52B4C75D" w14:textId="77777777" w:rsidR="00BE6A9E" w:rsidRDefault="00BE6A9E" w:rsidP="00663B6D"/>
    <w:p w14:paraId="7C5121CF" w14:textId="77777777" w:rsidR="00BE6A9E" w:rsidRDefault="00BE6A9E" w:rsidP="00663B6D"/>
    <w:p w14:paraId="4F8AF909" w14:textId="77777777" w:rsidR="00BE6A9E" w:rsidRDefault="00BE6A9E" w:rsidP="00663B6D"/>
    <w:p w14:paraId="2180AB68" w14:textId="77777777" w:rsidR="00BE6A9E" w:rsidRDefault="00BE6A9E" w:rsidP="00663B6D"/>
    <w:p w14:paraId="23DF6F58" w14:textId="77777777" w:rsidR="00645CE9" w:rsidRDefault="00645CE9" w:rsidP="00645CE9"/>
    <w:p w14:paraId="17923975" w14:textId="7A6C251A" w:rsidR="00366F08" w:rsidRPr="00366F08" w:rsidRDefault="00366F08" w:rsidP="00366F08">
      <w:pPr>
        <w:rPr>
          <w:b/>
        </w:rPr>
      </w:pPr>
      <w:r w:rsidRPr="00366F08">
        <w:rPr>
          <w:b/>
        </w:rPr>
        <w:lastRenderedPageBreak/>
        <w:t>Artículo N° 2</w:t>
      </w:r>
      <w:r w:rsidR="005E2FA5">
        <w:rPr>
          <w:b/>
        </w:rPr>
        <w:t>7</w:t>
      </w:r>
      <w:r w:rsidRPr="00366F08">
        <w:rPr>
          <w:b/>
        </w:rPr>
        <w:t>:</w:t>
      </w:r>
      <w:r w:rsidRPr="00366F08">
        <w:rPr>
          <w:b/>
        </w:rPr>
        <w:tab/>
        <w:t>EJECUCIÓN DE LA OBRA DE ACUERDO A SU FIN</w:t>
      </w:r>
    </w:p>
    <w:p w14:paraId="5FB300B7" w14:textId="77777777" w:rsidR="00366F08" w:rsidRDefault="00366F08" w:rsidP="00366F08"/>
    <w:p w14:paraId="712F43B2" w14:textId="77777777" w:rsidR="00366F08" w:rsidRDefault="00366F08" w:rsidP="00366F08">
      <w:r>
        <w:t>El Contratista ejecutará los trabajos de tal suerte que resulten completos y adecuados a su fin en la forma que se infiere de la documentación contractual, aunque en esta documentación no se mencionen todos los detalles necesarios al efecto, sin que por ello el Contratista tenga derecho a pago adicional alguno.</w:t>
      </w:r>
    </w:p>
    <w:p w14:paraId="3D44EDFD" w14:textId="77777777" w:rsidR="00366F08" w:rsidRDefault="00366F08" w:rsidP="00366F08">
      <w:r>
        <w:t xml:space="preserve"> </w:t>
      </w:r>
    </w:p>
    <w:p w14:paraId="186AD329" w14:textId="6CFD12FF" w:rsidR="00366F08" w:rsidRDefault="00366F08" w:rsidP="00366F08">
      <w:r>
        <w:t>Con referencia a los documentos que integran el contrato se establece que se complementan entre sí, de modo que cualquier error u omisión de uno de ellos queda salvado por su sola referencia en el otro.</w:t>
      </w:r>
    </w:p>
    <w:p w14:paraId="553393F9" w14:textId="4480BC88" w:rsidR="00366F08" w:rsidRDefault="00366F08" w:rsidP="00366F08">
      <w:r>
        <w:t>Corresponde a la Contratista un exhaustivo análisis e interpretación de la documentación tendiente a la ejecución de las obras, de manera tal que reúna en su totalidad las características que la hagan plenamente eficaz para responder a las necesidades públicas que la motivan.</w:t>
      </w:r>
    </w:p>
    <w:p w14:paraId="4DBF3625" w14:textId="19CD8347" w:rsidR="00645CE9" w:rsidRDefault="00366F08" w:rsidP="00366F08">
      <w:r>
        <w:t>La ambigüedad o falta de precisión en la documentación contractual no autoriza a considerar que la misma prevé la realización de trabajos inútiles o que no cumplen sus objetivos o los cumplen en forma deficiente o parcial. Tampoco liberaran al Contratista de sus obligaciones ya que en estos casos prevalecerá la intención que corresponde al concepto general: La ejecución de la obra completa y de acuerdo a los fines previstos. Ante documentación que resulte susceptible de interpretación sobre la ejecución o no de un trabajo, deberá concluirse por la obligatoriedad de su realización, por lo que el Contratista deberá incluirlo en su propuesta.</w:t>
      </w:r>
    </w:p>
    <w:p w14:paraId="7037824E" w14:textId="77777777" w:rsidR="00A9419F" w:rsidRDefault="00A9419F" w:rsidP="00366F08"/>
    <w:p w14:paraId="7CC3E903" w14:textId="02D19805" w:rsidR="00A9419F" w:rsidRPr="00A9419F" w:rsidRDefault="00A9419F" w:rsidP="00A9419F">
      <w:pPr>
        <w:rPr>
          <w:b/>
        </w:rPr>
      </w:pPr>
      <w:r w:rsidRPr="00A9419F">
        <w:rPr>
          <w:b/>
        </w:rPr>
        <w:t>Artículo N° 2</w:t>
      </w:r>
      <w:r w:rsidR="005E2FA5">
        <w:rPr>
          <w:b/>
        </w:rPr>
        <w:t>8</w:t>
      </w:r>
      <w:r w:rsidRPr="00A9419F">
        <w:rPr>
          <w:b/>
        </w:rPr>
        <w:t>:</w:t>
      </w:r>
      <w:r w:rsidRPr="00A9419F">
        <w:rPr>
          <w:b/>
        </w:rPr>
        <w:tab/>
        <w:t>DOCUMENTACIÓN A CARGO DEL CONTRATISTA</w:t>
      </w:r>
    </w:p>
    <w:p w14:paraId="02CF1DEA" w14:textId="77777777" w:rsidR="00A9419F" w:rsidRDefault="00A9419F" w:rsidP="00A9419F"/>
    <w:p w14:paraId="5EBB5D5E" w14:textId="77777777" w:rsidR="00A9419F" w:rsidRDefault="00A9419F" w:rsidP="00A9419F">
      <w:r>
        <w:t>En caso de presentarse imprevistos o ser necesaria la ampliación de detalles o trabajos que complementen la documentación oficial, el Contratista deberá confeccionar los planos, planillas, cálculos, etc. necesarios, ya sean para los trabajos generales, especiales, o de cualquier tipo a realizar en la Obra.</w:t>
      </w:r>
    </w:p>
    <w:p w14:paraId="54F9C44E" w14:textId="77777777" w:rsidR="00A9419F" w:rsidRDefault="00A9419F" w:rsidP="00A9419F">
      <w:r>
        <w:t>Esta documentación será presentada por el Contratista, ante Inspección, con suficiente antelación a la ejecución de los trabajos, debiendo tener en cuenta que podrán ser observados o rechazados por la Inspección.</w:t>
      </w:r>
    </w:p>
    <w:p w14:paraId="2B0F8171" w14:textId="0CECB70F" w:rsidR="00A9419F" w:rsidRDefault="00A9419F" w:rsidP="00A9419F">
      <w:r>
        <w:t>En la oportunidad de la Recepción Provisional de las obras, el Contratista deberá suministrar los Planos y demás Documentación Conforme a Obra en original y tres (3) copias.</w:t>
      </w:r>
    </w:p>
    <w:p w14:paraId="0CE5A0F3" w14:textId="77777777" w:rsidR="00A9419F" w:rsidRDefault="00A9419F" w:rsidP="00366F08"/>
    <w:p w14:paraId="6D82ED83" w14:textId="49485442" w:rsidR="006053E7" w:rsidRPr="006053E7" w:rsidRDefault="006053E7" w:rsidP="006053E7">
      <w:pPr>
        <w:rPr>
          <w:b/>
        </w:rPr>
      </w:pPr>
      <w:r w:rsidRPr="006053E7">
        <w:rPr>
          <w:b/>
        </w:rPr>
        <w:t>Artículo N° 2</w:t>
      </w:r>
      <w:r w:rsidR="005E2FA5">
        <w:rPr>
          <w:b/>
        </w:rPr>
        <w:t>9</w:t>
      </w:r>
      <w:r w:rsidRPr="006053E7">
        <w:rPr>
          <w:b/>
        </w:rPr>
        <w:t>:</w:t>
      </w:r>
      <w:r w:rsidRPr="006053E7">
        <w:rPr>
          <w:b/>
        </w:rPr>
        <w:tab/>
        <w:t>PROPUESTAS ALTERNATIVAS DE MATERIALES O EQUIPOS</w:t>
      </w:r>
    </w:p>
    <w:p w14:paraId="52DEBE3D" w14:textId="77777777" w:rsidR="006053E7" w:rsidRDefault="006053E7" w:rsidP="006053E7"/>
    <w:p w14:paraId="4635098B" w14:textId="77777777" w:rsidR="006053E7" w:rsidRDefault="006053E7" w:rsidP="006053E7">
      <w:r>
        <w:t>Cuando por circunstancias extraordinarias, que deberá evaluar y apreciar la Inspección, no fuera posible la normal provisión de materiales, artefactos o equipos especiales previstos en planos, planillas y pliegos técnicos del proyecto, el Contratista, previa demostración de la imposibilidad de dar cumplimiento a lo exigido podrá proponer materiales o equipos alternativos, para lo que deberá presentar a la Inspección toda la documentación técnica, ensayos, etc., que demuestren que la calidad, material, forma, dimensiones, etc., de lo que propone son iguales o mejores que los especificados  originalmente.</w:t>
      </w:r>
    </w:p>
    <w:p w14:paraId="7BBBFC19" w14:textId="77777777" w:rsidR="006053E7" w:rsidRDefault="006053E7" w:rsidP="006053E7">
      <w:r>
        <w:t>Además, deberá asegurar su producción y provisión por fabricantes de reconocida solvencia y permanencia suficiente en el mercado, a juicio de la Inspección.</w:t>
      </w:r>
    </w:p>
    <w:p w14:paraId="603C8627" w14:textId="77777777" w:rsidR="00BE6A9E" w:rsidRDefault="00BE6A9E" w:rsidP="006053E7"/>
    <w:p w14:paraId="0CF36A0D" w14:textId="77777777" w:rsidR="00BE6A9E" w:rsidRDefault="00BE6A9E" w:rsidP="006053E7"/>
    <w:p w14:paraId="0582FF8A" w14:textId="75C34CC8" w:rsidR="006053E7" w:rsidRDefault="006053E7" w:rsidP="006053E7">
      <w:r>
        <w:lastRenderedPageBreak/>
        <w:t>La documentación deberá ser presentada por el Contratista dentro de los tres días de conocida la imposibilidad de su provisión, ante la Inspección, quien dará inmediata participación al proyectista y/o especialistas intervinientes en el proyecto de las obras, como así también en todos aquellos casos en que sea necesario completar o aclarar información sobre el proyecto para su mejor interpretación.</w:t>
      </w:r>
    </w:p>
    <w:p w14:paraId="0299B911" w14:textId="77777777" w:rsidR="003E696F" w:rsidRDefault="003E696F" w:rsidP="006053E7"/>
    <w:p w14:paraId="5A90462D" w14:textId="5463BD16" w:rsidR="003E696F" w:rsidRPr="003E696F" w:rsidRDefault="003E696F" w:rsidP="003E696F">
      <w:pPr>
        <w:rPr>
          <w:b/>
        </w:rPr>
      </w:pPr>
      <w:r>
        <w:rPr>
          <w:b/>
        </w:rPr>
        <w:t xml:space="preserve">Artículo N° </w:t>
      </w:r>
      <w:r w:rsidR="005E2FA5">
        <w:rPr>
          <w:b/>
        </w:rPr>
        <w:t>30</w:t>
      </w:r>
      <w:r w:rsidRPr="003E696F">
        <w:rPr>
          <w:b/>
        </w:rPr>
        <w:t>:</w:t>
      </w:r>
      <w:r w:rsidRPr="003E696F">
        <w:rPr>
          <w:b/>
        </w:rPr>
        <w:tab/>
        <w:t>TRAMO DE MUESTRA</w:t>
      </w:r>
    </w:p>
    <w:p w14:paraId="6BE10583" w14:textId="77777777" w:rsidR="003E696F" w:rsidRDefault="003E696F" w:rsidP="003E696F">
      <w:r>
        <w:t xml:space="preserve"> </w:t>
      </w:r>
    </w:p>
    <w:p w14:paraId="329D5246" w14:textId="77777777" w:rsidR="003E696F" w:rsidRDefault="003E696F" w:rsidP="003E696F">
      <w:r>
        <w:t>Previamente a la ejecución de cualquier trabajo, el Contratista presentará o ejecutará un tramo de muestra de acuerdo a lo que le indique la Inspección.</w:t>
      </w:r>
    </w:p>
    <w:p w14:paraId="586A1F9E" w14:textId="77777777" w:rsidR="003E696F" w:rsidRDefault="003E696F" w:rsidP="003E696F">
      <w:r>
        <w:t>Las dimensiones de la muestra serán las suficientes para apreciar la calidad y técnica de ejecución, pudiéndose exigir la realización de ensayos y pruebas que permitan comprobar los requerimientos técnicos y formales que respalden su aprobación.</w:t>
      </w:r>
    </w:p>
    <w:p w14:paraId="7A4BE895" w14:textId="77777777" w:rsidR="003E696F" w:rsidRDefault="003E696F" w:rsidP="003E696F">
      <w:r>
        <w:t>Según sean las características y condiciones de los tramos de muestras exigidos, la Inspección podrá autorizar oportunamente su utilización como último elemento a colocar.</w:t>
      </w:r>
    </w:p>
    <w:p w14:paraId="5F3949D7" w14:textId="4D268374" w:rsidR="006053E7" w:rsidRDefault="003E696F" w:rsidP="003E696F">
      <w:r>
        <w:t>Cuando sea necesario arbitrar sobre la precisión en la ejecución o provisión de materiales, la Inspección podrá aplicar, para definir el caso, las especificaciones contenidas en las normas IRAM. Para el caso de no estar consideradas en ellas, se utilizarán supletoriamente las normas DIN.</w:t>
      </w:r>
    </w:p>
    <w:p w14:paraId="33D2B1C5" w14:textId="77777777" w:rsidR="006053E7" w:rsidRDefault="006053E7" w:rsidP="00366F08"/>
    <w:p w14:paraId="6A7191DE" w14:textId="77777777" w:rsidR="00B421E4" w:rsidRPr="004D5C8B" w:rsidRDefault="00B421E4" w:rsidP="00B421E4">
      <w:pPr>
        <w:rPr>
          <w:b/>
          <w:u w:val="single"/>
        </w:rPr>
      </w:pPr>
      <w:r w:rsidRPr="004D5C8B">
        <w:rPr>
          <w:b/>
          <w:u w:val="single"/>
        </w:rPr>
        <w:t>CAPITULO VII– INSPECCIÓN</w:t>
      </w:r>
    </w:p>
    <w:p w14:paraId="21F5D4EE" w14:textId="77777777" w:rsidR="00B421E4" w:rsidRDefault="00B421E4" w:rsidP="00B421E4"/>
    <w:p w14:paraId="6EF67BC9" w14:textId="79D70D25" w:rsidR="00B421E4" w:rsidRPr="004D5C8B" w:rsidRDefault="00B421E4" w:rsidP="00B421E4">
      <w:pPr>
        <w:rPr>
          <w:b/>
        </w:rPr>
      </w:pPr>
      <w:r w:rsidRPr="004D5C8B">
        <w:rPr>
          <w:b/>
        </w:rPr>
        <w:t>Artículo N° 3</w:t>
      </w:r>
      <w:r w:rsidR="005E2FA5">
        <w:rPr>
          <w:b/>
        </w:rPr>
        <w:t>1</w:t>
      </w:r>
      <w:r w:rsidRPr="004D5C8B">
        <w:rPr>
          <w:b/>
        </w:rPr>
        <w:t>:</w:t>
      </w:r>
      <w:r w:rsidRPr="004D5C8B">
        <w:rPr>
          <w:b/>
        </w:rPr>
        <w:tab/>
        <w:t>DEL CONTRALOR DE LAS OBRAS ‐ INSPECCIONES</w:t>
      </w:r>
    </w:p>
    <w:p w14:paraId="00F7B93F" w14:textId="77777777" w:rsidR="00B421E4" w:rsidRDefault="00B421E4" w:rsidP="00B421E4"/>
    <w:p w14:paraId="3A8A56AA" w14:textId="73D77594" w:rsidR="00B421E4" w:rsidRDefault="00B421E4" w:rsidP="00B421E4">
      <w:r>
        <w:t>A)</w:t>
      </w:r>
      <w:r>
        <w:tab/>
        <w:t>REPRESENTANTE TÉCNICO</w:t>
      </w:r>
    </w:p>
    <w:p w14:paraId="682B9B1D" w14:textId="77777777" w:rsidR="00B421E4" w:rsidRDefault="00B421E4" w:rsidP="00B421E4">
      <w:r>
        <w:t>El Contratista será Responsable de la Representación Técnica de las Obras.</w:t>
      </w:r>
    </w:p>
    <w:p w14:paraId="6BEA874B" w14:textId="77777777" w:rsidR="00B421E4" w:rsidRDefault="00B421E4" w:rsidP="00B421E4">
      <w:r>
        <w:t>Previo a la iniciación de los trabajos, designara la o las personas que ejercerán su Representación Técnica con las mismas atribuciones y obligaciones que le confiere el contrato, debiendo contar con un representante técnico por cada una de las especialidades especificadas en el Artículo 4° y 5° del presente P.P.C.</w:t>
      </w:r>
    </w:p>
    <w:p w14:paraId="1F552755" w14:textId="77777777" w:rsidR="00B421E4" w:rsidRDefault="00B421E4" w:rsidP="00B421E4">
      <w:r>
        <w:t>Esta representación será técnica y permanente en obra. Los honorarios correspondientes al Representante Técnico estarán a cargo del contratista.</w:t>
      </w:r>
    </w:p>
    <w:p w14:paraId="20D2AEB0" w14:textId="77777777" w:rsidR="00B421E4" w:rsidRDefault="00B421E4" w:rsidP="00B421E4">
      <w:r>
        <w:t>El Representante Técnico deberá estar debidamente matriculado y dicha matrícula además deberá de estar actualizada en el Colegio respectivo.</w:t>
      </w:r>
    </w:p>
    <w:p w14:paraId="4D84625D" w14:textId="77777777" w:rsidR="00B421E4" w:rsidRDefault="00B421E4" w:rsidP="00B421E4">
      <w:r>
        <w:t>El Contratista deberá cumplimentar todas las disposiciones emergentes del Decreto Ley N° 1332, Decreto N° 2074, Ley N° 7192 y Ley N° 6470 en lo referente al Director Técnico, Representante Técnico y a su condición de Empresa Constructora, y Ley N° 7041 y su Decreto Reglamentario referente al aporte de las Empresas Constructores a la Caja de Previsión y Seguridad Social para sus Profesionales intervinientes en las obras.</w:t>
      </w:r>
    </w:p>
    <w:p w14:paraId="6ABE6E1D" w14:textId="77777777" w:rsidR="00B421E4" w:rsidRDefault="00B421E4" w:rsidP="00B421E4"/>
    <w:p w14:paraId="2BC699B1" w14:textId="5F73D919" w:rsidR="004D5C8B" w:rsidRDefault="00B421E4" w:rsidP="00B421E4">
      <w:r>
        <w:t>B)</w:t>
      </w:r>
      <w:r>
        <w:tab/>
        <w:t xml:space="preserve">DIRECCIÓN </w:t>
      </w:r>
      <w:r w:rsidR="002A053D">
        <w:t>TÉCNICA</w:t>
      </w:r>
      <w:r>
        <w:t xml:space="preserve"> DE LA ADMINISTRACIÓN E INSPECCIÓN </w:t>
      </w:r>
    </w:p>
    <w:p w14:paraId="269330B1" w14:textId="0FA8D756" w:rsidR="00B421E4" w:rsidRDefault="004D5C8B" w:rsidP="00B421E4">
      <w:r>
        <w:t>Estará</w:t>
      </w:r>
      <w:r w:rsidR="00B421E4">
        <w:t xml:space="preserve"> a cargo de la Repartición, que la ejercerá a través de su personal Técnico, el que será designado para el correcto control de los trabajos.</w:t>
      </w:r>
    </w:p>
    <w:p w14:paraId="77BFCE30" w14:textId="77777777" w:rsidR="00B421E4" w:rsidRDefault="00B421E4" w:rsidP="00B421E4"/>
    <w:p w14:paraId="71382D11" w14:textId="77777777" w:rsidR="00BE6A9E" w:rsidRDefault="00BE6A9E" w:rsidP="00B421E4"/>
    <w:p w14:paraId="1325D5CC" w14:textId="77777777" w:rsidR="00BE6A9E" w:rsidRDefault="00BE6A9E" w:rsidP="00B421E4"/>
    <w:p w14:paraId="2D87A6E3" w14:textId="77777777" w:rsidR="00BE6A9E" w:rsidRDefault="00BE6A9E" w:rsidP="00B421E4"/>
    <w:p w14:paraId="14560A1E" w14:textId="77777777" w:rsidR="00B421E4" w:rsidRDefault="00B421E4" w:rsidP="00B421E4">
      <w:r>
        <w:lastRenderedPageBreak/>
        <w:t>C)</w:t>
      </w:r>
      <w:r>
        <w:tab/>
        <w:t>INSPECCIONES</w:t>
      </w:r>
    </w:p>
    <w:p w14:paraId="43CECBFB" w14:textId="77777777" w:rsidR="00B421E4" w:rsidRDefault="00B421E4" w:rsidP="00B421E4">
      <w:r>
        <w:t>El Contratista se abstendrá de amurar, rellenar o tapar los trabajos antes de que estos hayan sido controlados por la Inspección, a quien le solicitara su intervención por nota de pedido, por lo menos con (3) tres días de anticipación para que este control pueda realizarse sin ocasionar perdidas de materiales o de tiempo.</w:t>
      </w:r>
    </w:p>
    <w:p w14:paraId="6F744707" w14:textId="77777777" w:rsidR="00B421E4" w:rsidRDefault="00B421E4" w:rsidP="00B421E4">
      <w:r>
        <w:t>En caso de no hacerlo, la Inspección podrá hacer demoler o destapar lo que fuere necesario para realizar el control o mediciones necesarias.</w:t>
      </w:r>
    </w:p>
    <w:p w14:paraId="6665A398" w14:textId="78CF2062" w:rsidR="00B421E4" w:rsidRDefault="00B421E4" w:rsidP="00B421E4">
      <w:r>
        <w:t>Los gastos que esto origine serán por exclusiva cuenta del Contratista y los atrasos que esto ocasione a la marcha de las obras no serán causales de ampliación del plazo contractual. Pasados los tres (3) días y si la Inspección</w:t>
      </w:r>
      <w:r w:rsidR="00A60552">
        <w:t xml:space="preserve"> </w:t>
      </w:r>
      <w:r>
        <w:t>no se hubiera hecho presente, el Contratista podrá efectuar los trabajos.</w:t>
      </w:r>
    </w:p>
    <w:p w14:paraId="19EB8DEB" w14:textId="77777777" w:rsidR="00012538" w:rsidRDefault="00012538" w:rsidP="00B421E4"/>
    <w:p w14:paraId="3679BB9B" w14:textId="75FB509A" w:rsidR="00681817" w:rsidRPr="00681817" w:rsidRDefault="004622A9" w:rsidP="00681817">
      <w:pPr>
        <w:rPr>
          <w:b/>
        </w:rPr>
      </w:pPr>
      <w:r>
        <w:rPr>
          <w:b/>
        </w:rPr>
        <w:t>Artículo N° 3</w:t>
      </w:r>
      <w:r w:rsidR="005E2FA5">
        <w:rPr>
          <w:b/>
        </w:rPr>
        <w:t>2</w:t>
      </w:r>
      <w:r w:rsidR="00681817" w:rsidRPr="00681817">
        <w:rPr>
          <w:b/>
        </w:rPr>
        <w:t>:</w:t>
      </w:r>
      <w:r w:rsidR="00681817" w:rsidRPr="00681817">
        <w:rPr>
          <w:b/>
        </w:rPr>
        <w:tab/>
      </w:r>
      <w:r w:rsidR="00AE3B4F" w:rsidRPr="00AE3B4F">
        <w:rPr>
          <w:b/>
        </w:rPr>
        <w:t>LIBRO DE ÓRDENES DE SERVICIO Y LIBRO DE NOTAS DE PEDIDO</w:t>
      </w:r>
    </w:p>
    <w:p w14:paraId="771EF848" w14:textId="77777777" w:rsidR="00681817" w:rsidRDefault="00681817" w:rsidP="00681817"/>
    <w:p w14:paraId="7A27CD3A" w14:textId="5CBBD851" w:rsidR="00681817" w:rsidRDefault="00FA6B4D" w:rsidP="00681817">
      <w:r>
        <w:t>A requerimiento de la Inspección</w:t>
      </w:r>
      <w:r w:rsidR="00681817">
        <w:t>, el Con</w:t>
      </w:r>
      <w:r>
        <w:t>tratista proveerá</w:t>
      </w:r>
      <w:r w:rsidR="00681817">
        <w:t xml:space="preserve"> por lo menos de dos (2) libros de tres (3) hojas móviles y una (1) fija que se destinaran al asiento de las </w:t>
      </w:r>
      <w:r>
        <w:t>Órdenes</w:t>
      </w:r>
      <w:r w:rsidR="00681817">
        <w:t xml:space="preserve"> de Servicios que importa la Inspección y a las Notas de Pedido que formule el Contratista.</w:t>
      </w:r>
    </w:p>
    <w:p w14:paraId="66596DE3" w14:textId="77777777" w:rsidR="00681817" w:rsidRDefault="00681817" w:rsidP="00681817">
      <w:r>
        <w:t>Una vez suscripto el contrato, y previo a la suscripción del Acta de Replanteo, el Contratista presentará dichos libros al área de inspección pertinente, según condiciones del párrafo anterior.</w:t>
      </w:r>
    </w:p>
    <w:p w14:paraId="61700883" w14:textId="2DE90A60" w:rsidR="00681817" w:rsidRDefault="00681817" w:rsidP="00681817">
      <w:r>
        <w:t>También se deberá proveer a la Inspección, las carpetas necesarias para encuadernar la documentación de Obra.</w:t>
      </w:r>
    </w:p>
    <w:p w14:paraId="6441E2B2" w14:textId="77777777" w:rsidR="00B421E4" w:rsidRDefault="00B421E4" w:rsidP="00366F08"/>
    <w:p w14:paraId="10D2C325" w14:textId="56543FA8" w:rsidR="004622A9" w:rsidRPr="004622A9" w:rsidRDefault="004622A9" w:rsidP="004622A9">
      <w:pPr>
        <w:rPr>
          <w:b/>
        </w:rPr>
      </w:pPr>
      <w:r w:rsidRPr="004622A9">
        <w:rPr>
          <w:b/>
        </w:rPr>
        <w:t>Articulo N° 3</w:t>
      </w:r>
      <w:r w:rsidR="005E2FA5">
        <w:rPr>
          <w:b/>
        </w:rPr>
        <w:t>3</w:t>
      </w:r>
      <w:r w:rsidRPr="004622A9">
        <w:rPr>
          <w:b/>
        </w:rPr>
        <w:t>: OBRADOR</w:t>
      </w:r>
    </w:p>
    <w:p w14:paraId="00952C1A" w14:textId="77777777" w:rsidR="004622A9" w:rsidRDefault="004622A9" w:rsidP="004622A9"/>
    <w:p w14:paraId="75C983C2" w14:textId="77777777" w:rsidR="004622A9" w:rsidRDefault="004622A9" w:rsidP="004622A9">
      <w:r>
        <w:t>Los gastos que deba realizar la Contratista para el cumplimiento del presente Artículo no recibirán compensación directa alguna, debiendo prorratearse en el precio de los ítems de la obra.</w:t>
      </w:r>
    </w:p>
    <w:p w14:paraId="4ED0B106" w14:textId="77777777" w:rsidR="004622A9" w:rsidRDefault="004622A9" w:rsidP="004622A9"/>
    <w:p w14:paraId="372408D3" w14:textId="77777777" w:rsidR="004622A9" w:rsidRDefault="004622A9" w:rsidP="004622A9">
      <w:r>
        <w:t>A)</w:t>
      </w:r>
      <w:r>
        <w:tab/>
        <w:t xml:space="preserve"> Obrador</w:t>
      </w:r>
    </w:p>
    <w:p w14:paraId="7C7351BA" w14:textId="77777777" w:rsidR="004622A9" w:rsidRDefault="004622A9" w:rsidP="004622A9">
      <w:r>
        <w:t>Para la presente obra y si las condiciones particulares de la obra lo permiten, podrá utilizarse como obrador, parte del espacio público a ocupar; caso contrario, el Contratista presentará para aprobación de la Inspección, el proyecto y equipamiento del obrador, adaptando sus instalaciones a la situación particular de la obra, y a las observaciones y requerimientos que le hiciera la Inspección.</w:t>
      </w:r>
    </w:p>
    <w:p w14:paraId="527AD96B" w14:textId="77777777" w:rsidR="004622A9" w:rsidRDefault="004622A9" w:rsidP="004622A9">
      <w:r>
        <w:t>El costo total del Obrador, tanto de montaje como de su posterior desmontaje, como así también toda la infraestructura necesaria para su correcto funcionamiento, incluyendo el costo de materiales, mantenimiento y limpieza, son a cargo del Contratista y se lo considerará incluido en el precio de la obra.</w:t>
      </w:r>
    </w:p>
    <w:p w14:paraId="4DF3B610" w14:textId="77777777" w:rsidR="004622A9" w:rsidRDefault="004622A9" w:rsidP="004622A9">
      <w:r>
        <w:t>El mismo deberá estar equipado mínimamente con UN (1) escritorio, CUATRO (4) sillas, UNA (1) mesa para la computadora e impresora.</w:t>
      </w:r>
    </w:p>
    <w:p w14:paraId="481A19A6" w14:textId="77777777" w:rsidR="00BE6A9E" w:rsidRDefault="00BE6A9E" w:rsidP="004622A9"/>
    <w:p w14:paraId="2C56BE36" w14:textId="77777777" w:rsidR="00BE6A9E" w:rsidRDefault="00BE6A9E" w:rsidP="004622A9"/>
    <w:p w14:paraId="16CBED58" w14:textId="77777777" w:rsidR="00BE6A9E" w:rsidRDefault="00BE6A9E" w:rsidP="004622A9"/>
    <w:p w14:paraId="285D06A3" w14:textId="77777777" w:rsidR="00BE6A9E" w:rsidRDefault="00BE6A9E" w:rsidP="004622A9"/>
    <w:p w14:paraId="13D46180" w14:textId="77777777" w:rsidR="00BE6A9E" w:rsidRDefault="00BE6A9E" w:rsidP="004622A9"/>
    <w:p w14:paraId="199C55A3" w14:textId="77777777" w:rsidR="004622A9" w:rsidRDefault="004622A9" w:rsidP="004622A9">
      <w:r>
        <w:lastRenderedPageBreak/>
        <w:t>El Contratista proveerá a todo su personal, y a la Inspección, de cascos de seguridad aprobados, con sello IRAM y su uso será obligatorio, debiendo prever por lo menos de dos (2) cascos de reservas para personal extraordinario o visitas, y exigirá también el cumplimiento de esta disposición a los subcontratistas reconocidos por la Repartición. Las entradas al obrador serán limitadas, requiriéndose para ello la autorización de la inspección. Se mantendrán custodias permanentes dentro del mismo, permaneciendo cerrado fuera de los horarios de trabajo.</w:t>
      </w:r>
    </w:p>
    <w:p w14:paraId="1D8E0F2E" w14:textId="77777777" w:rsidR="004622A9" w:rsidRDefault="004622A9" w:rsidP="004622A9"/>
    <w:p w14:paraId="6DE91DB1" w14:textId="77777777" w:rsidR="004622A9" w:rsidRDefault="004622A9" w:rsidP="004622A9">
      <w:r>
        <w:t>B)</w:t>
      </w:r>
      <w:r>
        <w:tab/>
        <w:t xml:space="preserve"> Letrero de obra</w:t>
      </w:r>
    </w:p>
    <w:p w14:paraId="2325022B" w14:textId="77777777" w:rsidR="004622A9" w:rsidRDefault="004622A9" w:rsidP="004622A9">
      <w:r>
        <w:t>Para la presente obra, el Contratista colocará dentro de los tres (3) días posteriores a la fecha del Acta de Replanteo, en lugar de fácil visión, o en lugar donde indique la inspección, al menos UN (1) letrero de obra, de acuerdo al detalle del plano que entregará previamente la inspección de la obra.</w:t>
      </w:r>
    </w:p>
    <w:p w14:paraId="6B02FA48" w14:textId="77777777" w:rsidR="004622A9" w:rsidRDefault="004622A9" w:rsidP="004622A9"/>
    <w:p w14:paraId="0BF4FA91" w14:textId="67C5B587" w:rsidR="004622A9" w:rsidRPr="00B91C7F" w:rsidRDefault="004622A9" w:rsidP="004622A9">
      <w:pPr>
        <w:rPr>
          <w:b/>
        </w:rPr>
      </w:pPr>
      <w:r w:rsidRPr="00B91C7F">
        <w:rPr>
          <w:b/>
        </w:rPr>
        <w:t>Fondo de Inspección</w:t>
      </w:r>
    </w:p>
    <w:p w14:paraId="26D1F2BC" w14:textId="77777777" w:rsidR="00B91C7F" w:rsidRPr="00B91C7F" w:rsidRDefault="00B91C7F" w:rsidP="004622A9">
      <w:pPr>
        <w:rPr>
          <w:b/>
        </w:rPr>
      </w:pPr>
    </w:p>
    <w:p w14:paraId="6C4887AD" w14:textId="4CEB695B" w:rsidR="004622A9" w:rsidRDefault="004622A9" w:rsidP="004622A9">
      <w:r w:rsidRPr="00B91C7F">
        <w:t xml:space="preserve">Los Oferentes deberán incluir en su presupuesto el </w:t>
      </w:r>
      <w:r w:rsidRPr="00012538">
        <w:rPr>
          <w:b/>
        </w:rPr>
        <w:t>1,5%</w:t>
      </w:r>
      <w:r w:rsidRPr="00B91C7F">
        <w:t xml:space="preserve"> (uno coma cinco por ciento) del monto de su oferta económica, importe que será destinado para el pago de los gastos de inspección de las obras y los gastos administrativos de gestión y pago de certificados. Este monto será retenido de cada certificado de pago em</w:t>
      </w:r>
      <w:r w:rsidR="00012538">
        <w:t>itido a favor de la Contratista y no se contemplan reintegros en caso de que los montos retenidos excedan los gastos mencionados.</w:t>
      </w:r>
    </w:p>
    <w:p w14:paraId="599C20C9" w14:textId="77777777" w:rsidR="004622A9" w:rsidRDefault="004622A9" w:rsidP="004622A9"/>
    <w:p w14:paraId="61178C17" w14:textId="77777777" w:rsidR="004622A9" w:rsidRPr="004622A9" w:rsidRDefault="004622A9" w:rsidP="004622A9">
      <w:pPr>
        <w:rPr>
          <w:b/>
          <w:u w:val="single"/>
        </w:rPr>
      </w:pPr>
      <w:r w:rsidRPr="004622A9">
        <w:rPr>
          <w:b/>
          <w:u w:val="single"/>
        </w:rPr>
        <w:t>CAPITULO VIII‐ MEDICIÓN Y PAGO DE LAS OBRAS</w:t>
      </w:r>
    </w:p>
    <w:p w14:paraId="5F6629C4" w14:textId="77777777" w:rsidR="004622A9" w:rsidRDefault="004622A9" w:rsidP="004622A9"/>
    <w:p w14:paraId="6D5D351E" w14:textId="7576CD88" w:rsidR="004622A9" w:rsidRPr="004622A9" w:rsidRDefault="004622A9" w:rsidP="004622A9">
      <w:pPr>
        <w:rPr>
          <w:b/>
        </w:rPr>
      </w:pPr>
      <w:r w:rsidRPr="004622A9">
        <w:rPr>
          <w:b/>
        </w:rPr>
        <w:t>Artículo N° 3</w:t>
      </w:r>
      <w:r w:rsidR="005E2FA5">
        <w:rPr>
          <w:b/>
        </w:rPr>
        <w:t>4</w:t>
      </w:r>
      <w:r w:rsidRPr="004622A9">
        <w:rPr>
          <w:b/>
        </w:rPr>
        <w:t>: CERTIFICACIONES Y FORMA DE PAGO</w:t>
      </w:r>
    </w:p>
    <w:p w14:paraId="410BA8FC" w14:textId="77777777" w:rsidR="004622A9" w:rsidRDefault="004622A9" w:rsidP="004622A9"/>
    <w:p w14:paraId="775EA801" w14:textId="77777777" w:rsidR="004622A9" w:rsidRDefault="004622A9" w:rsidP="004622A9">
      <w:r>
        <w:t>La Certificación se efectuará según e lo establecido por el Artículo 75º del Dto. 1331‐C‐53 (T.O. DEC. Nº 4758/77), cc. y ss. y en base al presupuesto detallado de la Contratista, conformado de acuerdo a las exigencias del Pliego, el cual deberá contar con la expresa aprobación por parte de la Repartición, manteniéndose sin alteración alguna el precio final propuesto en el Anexo N° 3 y 4, y por el cual el Contratista se compromete a realizar la obra completa, de acuerdo a su fin y en los términos allí establecidos.</w:t>
      </w:r>
    </w:p>
    <w:p w14:paraId="0560341D" w14:textId="77777777" w:rsidR="004622A9" w:rsidRDefault="004622A9" w:rsidP="004622A9">
      <w:r>
        <w:t>La corrección de los presupuestos detallados por parte de la Administración, PARA LA CERTIFICACIÓN DE LA OBRA, será a su exclusivo juicio, no teniendo el contratista derecho a reclamos o cuestionamientos de ninguna naturaleza.</w:t>
      </w:r>
    </w:p>
    <w:p w14:paraId="56BBF8DA" w14:textId="1FB84888" w:rsidR="004622A9" w:rsidRPr="00B91C7F" w:rsidRDefault="004622A9" w:rsidP="00012538">
      <w:r w:rsidRPr="00B91C7F">
        <w:t xml:space="preserve">La certificación de los trabajos ejecutados de acuerdo a contrato, se realizara mensualmente y la fecha de pago será dentro de los </w:t>
      </w:r>
      <w:r w:rsidR="00590845" w:rsidRPr="00B91C7F">
        <w:t>treinta</w:t>
      </w:r>
      <w:r w:rsidRPr="00B91C7F">
        <w:t xml:space="preserve"> (</w:t>
      </w:r>
      <w:r w:rsidR="00590845" w:rsidRPr="00B91C7F">
        <w:t>3</w:t>
      </w:r>
      <w:r w:rsidRPr="00B91C7F">
        <w:t>0) días contados a partir de la aprobación del certific</w:t>
      </w:r>
      <w:r w:rsidR="00590845" w:rsidRPr="00B91C7F">
        <w:t xml:space="preserve">ado por la autoridad competente y </w:t>
      </w:r>
      <w:r w:rsidR="00012538">
        <w:t xml:space="preserve">del </w:t>
      </w:r>
      <w:r w:rsidR="00590845" w:rsidRPr="00B91C7F">
        <w:t>Tribunal de Cuentas Municipal.</w:t>
      </w:r>
    </w:p>
    <w:p w14:paraId="55A2AAD7" w14:textId="0446A581" w:rsidR="004622A9" w:rsidRDefault="004622A9" w:rsidP="004622A9">
      <w:r w:rsidRPr="00B91C7F">
        <w:t>Si el día fijado para el pago de los certificados fuera no laborable para la Administración</w:t>
      </w:r>
      <w:r>
        <w:t>, el mismo se practicará el primer día hábil siguiente, no teniendo el Contratista derecho a reclamo de ninguna naturaleza, ni al reconocimiento de actualizaciones, intereses, etc., por tal motivo.</w:t>
      </w:r>
    </w:p>
    <w:p w14:paraId="55AD2D83" w14:textId="77777777" w:rsidR="00BE6A9E" w:rsidRDefault="00BE6A9E" w:rsidP="004622A9"/>
    <w:p w14:paraId="6FB7D566" w14:textId="77777777" w:rsidR="00BE6A9E" w:rsidRDefault="00BE6A9E" w:rsidP="004622A9"/>
    <w:p w14:paraId="7A82AFF3" w14:textId="77777777" w:rsidR="00BE6A9E" w:rsidRDefault="00BE6A9E" w:rsidP="004622A9"/>
    <w:p w14:paraId="02A4EDE6" w14:textId="77777777" w:rsidR="00BE6A9E" w:rsidRDefault="00BE6A9E" w:rsidP="004622A9"/>
    <w:p w14:paraId="0C474455" w14:textId="77777777" w:rsidR="00BE6A9E" w:rsidRDefault="00BE6A9E" w:rsidP="004622A9"/>
    <w:p w14:paraId="25153811" w14:textId="77777777" w:rsidR="00BE6A9E" w:rsidRDefault="00BE6A9E" w:rsidP="004622A9"/>
    <w:p w14:paraId="261E4E13" w14:textId="77777777" w:rsidR="004622A9" w:rsidRDefault="004622A9" w:rsidP="004622A9"/>
    <w:p w14:paraId="4A8F3054" w14:textId="6D603899" w:rsidR="004622A9" w:rsidRPr="004622A9" w:rsidRDefault="004622A9" w:rsidP="004622A9">
      <w:pPr>
        <w:rPr>
          <w:b/>
        </w:rPr>
      </w:pPr>
      <w:r w:rsidRPr="004622A9">
        <w:rPr>
          <w:b/>
        </w:rPr>
        <w:lastRenderedPageBreak/>
        <w:t>Artículo N° 3</w:t>
      </w:r>
      <w:r w:rsidR="005E2FA5">
        <w:rPr>
          <w:b/>
        </w:rPr>
        <w:t>5</w:t>
      </w:r>
      <w:r w:rsidRPr="004622A9">
        <w:rPr>
          <w:b/>
        </w:rPr>
        <w:t>: CERTIFICADO EXTRAORDINARIO (PAGO A CUENTA)</w:t>
      </w:r>
      <w:r>
        <w:rPr>
          <w:b/>
        </w:rPr>
        <w:t xml:space="preserve"> </w:t>
      </w:r>
      <w:r w:rsidRPr="004622A9">
        <w:rPr>
          <w:b/>
        </w:rPr>
        <w:t>O ANTICIPO FINANCIERO</w:t>
      </w:r>
    </w:p>
    <w:p w14:paraId="723DE85F" w14:textId="77777777" w:rsidR="004622A9" w:rsidRDefault="004622A9" w:rsidP="004622A9"/>
    <w:p w14:paraId="4C0866E4" w14:textId="27F99D97" w:rsidR="004622A9" w:rsidRPr="004622A9" w:rsidRDefault="004622A9" w:rsidP="004622A9">
      <w:pPr>
        <w:rPr>
          <w:b/>
        </w:rPr>
      </w:pPr>
      <w:r w:rsidRPr="004622A9">
        <w:rPr>
          <w:b/>
        </w:rPr>
        <w:t>Anticipo Financiero</w:t>
      </w:r>
    </w:p>
    <w:p w14:paraId="796025B2" w14:textId="50DE045F" w:rsidR="004622A9" w:rsidRDefault="004622A9" w:rsidP="004622A9">
      <w:r>
        <w:t xml:space="preserve">La presente Obra contempla el pago de un anticipo </w:t>
      </w:r>
      <w:r w:rsidR="00AC0D18">
        <w:t xml:space="preserve">del municipio </w:t>
      </w:r>
      <w:r>
        <w:t xml:space="preserve">a la Contratista, del Veinte por Ciento </w:t>
      </w:r>
      <w:r w:rsidRPr="00012538">
        <w:rPr>
          <w:b/>
        </w:rPr>
        <w:t>(20%)</w:t>
      </w:r>
      <w:r>
        <w:t xml:space="preserve"> del monto de la Oferta, el que deberá liquidarse una vez iniciada la Obra (Acta de Replanteo).</w:t>
      </w:r>
    </w:p>
    <w:p w14:paraId="73A5ECF1" w14:textId="22EF28DC" w:rsidR="004622A9" w:rsidRDefault="004622A9" w:rsidP="004622A9">
      <w:r>
        <w:t>El pago del anticipo se efectuará dentro de los treinta (30) días contados a partir de la fecha de la liquidación correspondiente</w:t>
      </w:r>
      <w:r w:rsidR="00AB3228">
        <w:t xml:space="preserve"> y una vez acreditados los desembolsos establecidos en la cláusula cuarta del Convenio de Ejecución de la Obra “Desagüe Pluvial Sector Noroeste Calle Lucio Rossi – Localidad de Alta Gracia – Dpto. Santa María” celebrado entre el Gobierno de la Provincia de Córdoba y la Municipalidad de Alta gracia</w:t>
      </w:r>
      <w:r>
        <w:t>. Previo al trámite de la liquidación la Contratista deberá presentar una garantía por el total del anticipo constituida por fianza bancaria de bancos con corresponsalía en Córdoba</w:t>
      </w:r>
      <w:r w:rsidR="00E344A7">
        <w:t xml:space="preserve"> o Alta Gracia,</w:t>
      </w:r>
      <w:r>
        <w:t xml:space="preserve"> o Seguro de Caución emitido por Compañía autorizada por el organismo nacional competente y con domicilio constituido en la ciudad de Córdoba</w:t>
      </w:r>
      <w:r w:rsidR="00E344A7">
        <w:t xml:space="preserve"> o Alta Gracia</w:t>
      </w:r>
      <w:r>
        <w:t>. La devolución del anticipo se realizará prorrateada en todos los certificados de obra y en todos los ítems.</w:t>
      </w:r>
    </w:p>
    <w:p w14:paraId="3F7FC2AD" w14:textId="77777777" w:rsidR="004622A9" w:rsidRDefault="004622A9" w:rsidP="004622A9"/>
    <w:p w14:paraId="4CC6B26B" w14:textId="4A698479" w:rsidR="00535310" w:rsidRPr="006B35FF" w:rsidRDefault="00535310" w:rsidP="00535310">
      <w:pPr>
        <w:rPr>
          <w:b/>
        </w:rPr>
      </w:pPr>
      <w:r w:rsidRPr="006B35FF">
        <w:rPr>
          <w:b/>
        </w:rPr>
        <w:t>Artículo N° 3</w:t>
      </w:r>
      <w:r w:rsidR="005E2FA5">
        <w:rPr>
          <w:b/>
        </w:rPr>
        <w:t>6</w:t>
      </w:r>
      <w:r w:rsidRPr="006B35FF">
        <w:rPr>
          <w:b/>
        </w:rPr>
        <w:t>: CUMPLIMIENTO DE LA LEY PROVINCIAL N° 8470</w:t>
      </w:r>
    </w:p>
    <w:p w14:paraId="7DB7927A" w14:textId="77777777" w:rsidR="00535310" w:rsidRDefault="00535310" w:rsidP="00535310"/>
    <w:p w14:paraId="235C3AB2" w14:textId="57CAE3A2" w:rsidR="004622A9" w:rsidRDefault="00535310" w:rsidP="00535310">
      <w:r>
        <w:t>De cada uno de los certificados confeccionados por el contratista, en un todo de acuerdo a la medición mensual, se retendrá el monto correspondiente a los aportes previsionales, conforme lo dispuesto en el Art. 24, Inc. a) y b) de la Ley 8470. La retención establecida se efectuará en forma proporcional a los montos certificados en el mes de que se trata.</w:t>
      </w:r>
    </w:p>
    <w:p w14:paraId="5754AD5F" w14:textId="77777777" w:rsidR="005E2FA5" w:rsidRDefault="005E2FA5" w:rsidP="005E2FA5">
      <w:pPr>
        <w:pStyle w:val="Ttulo2"/>
        <w:keepLines w:val="0"/>
        <w:overflowPunct w:val="0"/>
        <w:autoSpaceDE w:val="0"/>
        <w:autoSpaceDN w:val="0"/>
        <w:adjustRightInd w:val="0"/>
        <w:spacing w:before="0" w:line="276" w:lineRule="auto"/>
        <w:jc w:val="left"/>
        <w:textAlignment w:val="baseline"/>
        <w:rPr>
          <w:rFonts w:asciiTheme="minorHAnsi" w:eastAsiaTheme="minorHAnsi" w:hAnsiTheme="minorHAnsi" w:cstheme="minorBidi"/>
          <w:color w:val="auto"/>
          <w:sz w:val="22"/>
          <w:szCs w:val="22"/>
        </w:rPr>
      </w:pPr>
      <w:bookmarkStart w:id="4" w:name="_Toc470004826"/>
    </w:p>
    <w:p w14:paraId="0C4C14E2" w14:textId="3D44939E" w:rsidR="005E2FA5" w:rsidRPr="00040DE2" w:rsidRDefault="005E2FA5" w:rsidP="005E2FA5">
      <w:r w:rsidRPr="008948C7">
        <w:rPr>
          <w:b/>
        </w:rPr>
        <w:t xml:space="preserve">Artículo N° 37 </w:t>
      </w:r>
      <w:r w:rsidR="004E5E0D" w:rsidRPr="008948C7">
        <w:rPr>
          <w:b/>
        </w:rPr>
        <w:t>SALARIOS MÍNIMOS</w:t>
      </w:r>
      <w:r w:rsidRPr="008948C7">
        <w:rPr>
          <w:b/>
        </w:rPr>
        <w:t>.</w:t>
      </w:r>
      <w:bookmarkEnd w:id="4"/>
    </w:p>
    <w:p w14:paraId="5DC9CC5C" w14:textId="77777777" w:rsidR="005E2FA5" w:rsidRPr="00040DE2" w:rsidRDefault="005E2FA5" w:rsidP="005E2FA5"/>
    <w:p w14:paraId="5F88346D" w14:textId="14B0097A" w:rsidR="005E2FA5" w:rsidRPr="00AE3B4F" w:rsidRDefault="004E5E0D" w:rsidP="005E2FA5">
      <w:r w:rsidRPr="00AE3B4F">
        <w:t>Regirá los salarios básicos, mejoras y demás disposiciones establecidas para la zona de emplazamiento de la obra por la legislación vigente</w:t>
      </w:r>
      <w:r w:rsidR="005E2FA5" w:rsidRPr="00AE3B4F">
        <w:t>.</w:t>
      </w:r>
    </w:p>
    <w:p w14:paraId="6883FEBD" w14:textId="77777777" w:rsidR="006B35FF" w:rsidRDefault="006B35FF" w:rsidP="00535310"/>
    <w:p w14:paraId="2C21CACA" w14:textId="1A8D43C9" w:rsidR="006B35FF" w:rsidRPr="006B35FF" w:rsidRDefault="006B35FF" w:rsidP="006B35FF">
      <w:pPr>
        <w:rPr>
          <w:b/>
        </w:rPr>
      </w:pPr>
      <w:r w:rsidRPr="006B35FF">
        <w:rPr>
          <w:b/>
        </w:rPr>
        <w:t>Artículo N° 3</w:t>
      </w:r>
      <w:r w:rsidR="005E2FA5">
        <w:rPr>
          <w:b/>
        </w:rPr>
        <w:t>8</w:t>
      </w:r>
      <w:r w:rsidRPr="006B35FF">
        <w:rPr>
          <w:b/>
        </w:rPr>
        <w:t>:</w:t>
      </w:r>
      <w:r w:rsidRPr="006B35FF">
        <w:rPr>
          <w:b/>
        </w:rPr>
        <w:tab/>
        <w:t>TRIBUTOS</w:t>
      </w:r>
    </w:p>
    <w:p w14:paraId="276D6247" w14:textId="77777777" w:rsidR="006B35FF" w:rsidRDefault="006B35FF" w:rsidP="006B35FF"/>
    <w:p w14:paraId="0422E5FA" w14:textId="37FDBAF3" w:rsidR="006B35FF" w:rsidRDefault="006B35FF" w:rsidP="006B35FF">
      <w:r>
        <w:t>A)</w:t>
      </w:r>
      <w:r>
        <w:tab/>
        <w:t>El Contratista absorberá en su propuesta la totalidad de los tributos vigentes hasta el día de la licitación.  La Comitente tomara a su cargo o beneficio las variaciones que en más o en menos se originen con motivo de modificaciones de la estructura impositiva contemplada en el costo contractual, según su respectivo porcentaje.</w:t>
      </w:r>
    </w:p>
    <w:p w14:paraId="49DD49D6" w14:textId="1BF9C3B0" w:rsidR="006B35FF" w:rsidRDefault="006B35FF" w:rsidP="006B35FF">
      <w:r>
        <w:t>B)</w:t>
      </w:r>
      <w:r>
        <w:tab/>
        <w:t>También serán por cuenta del Contratista y en consecuencia deberán ser incluidos en su propuesta el pago de todos los impuestos, tasas, patentes, regalías, derechos, etc. que se originen por la contratación de las Obras.</w:t>
      </w:r>
    </w:p>
    <w:p w14:paraId="4966826A" w14:textId="269E48BB" w:rsidR="006B35FF" w:rsidRDefault="006B35FF" w:rsidP="006B35FF">
      <w:r>
        <w:t>C)</w:t>
      </w:r>
      <w:r>
        <w:tab/>
        <w:t>La Comitente en su carácter de agente de retención, descontará el monto que corresponda en razón de Impuesto a las Ganancias. De igual modo procederá en relación a otros tributos que, conforme la Normativa vigente, tenga el deber de retener.</w:t>
      </w:r>
    </w:p>
    <w:p w14:paraId="2AD089BB" w14:textId="47538EF7" w:rsidR="006B35FF" w:rsidRDefault="006B35FF" w:rsidP="006B35FF">
      <w:r w:rsidRPr="008948C7">
        <w:t>D)</w:t>
      </w:r>
      <w:r w:rsidRPr="008948C7">
        <w:tab/>
      </w:r>
      <w:r w:rsidR="005E2FA5" w:rsidRPr="008948C7">
        <w:t>Correrán</w:t>
      </w:r>
      <w:r w:rsidR="005E2FA5" w:rsidRPr="005E2FA5">
        <w:t xml:space="preserve"> por cuenta exclusiva del Contratista todos los impuestos, derechos, tasas, aportes, contribuciones y demás gravámenes nacionales, provinciales ó municipales que le corresponda abonar como consecuencia de las prestaciones a que se obliga en el contrato, se considera que tale gravámenes se hallan incluidos en el precio de la Oferta.</w:t>
      </w:r>
    </w:p>
    <w:p w14:paraId="43F32CE4" w14:textId="77777777" w:rsidR="00BE6A9E" w:rsidRDefault="00BE6A9E" w:rsidP="006B35FF"/>
    <w:p w14:paraId="57D4EE62" w14:textId="77777777" w:rsidR="006B35FF" w:rsidRDefault="006B35FF" w:rsidP="006B35FF"/>
    <w:p w14:paraId="0D0E842F" w14:textId="0E819F11" w:rsidR="006B35FF" w:rsidRPr="006B35FF" w:rsidRDefault="006B35FF" w:rsidP="006B35FF">
      <w:pPr>
        <w:rPr>
          <w:b/>
        </w:rPr>
      </w:pPr>
      <w:r w:rsidRPr="006B35FF">
        <w:rPr>
          <w:b/>
        </w:rPr>
        <w:lastRenderedPageBreak/>
        <w:t>Artículo N° 3</w:t>
      </w:r>
      <w:r w:rsidR="005E2FA5">
        <w:rPr>
          <w:b/>
        </w:rPr>
        <w:t>9</w:t>
      </w:r>
      <w:r w:rsidR="005E2FA5">
        <w:rPr>
          <w:b/>
        </w:rPr>
        <w:tab/>
      </w:r>
      <w:r w:rsidRPr="006B35FF">
        <w:rPr>
          <w:b/>
        </w:rPr>
        <w:t>:</w:t>
      </w:r>
      <w:r w:rsidR="00012538">
        <w:rPr>
          <w:b/>
        </w:rPr>
        <w:t xml:space="preserve"> </w:t>
      </w:r>
      <w:r w:rsidRPr="006B35FF">
        <w:rPr>
          <w:b/>
        </w:rPr>
        <w:t>ACOPIO</w:t>
      </w:r>
    </w:p>
    <w:p w14:paraId="00F1BD0B" w14:textId="77777777" w:rsidR="006B35FF" w:rsidRDefault="006B35FF" w:rsidP="006B35FF"/>
    <w:p w14:paraId="1ECA0F54" w14:textId="5C30DCD5" w:rsidR="006B35FF" w:rsidRDefault="006B35FF" w:rsidP="006B35FF">
      <w:r>
        <w:t>La presente obra contempla el acopio de aquellos materiales que a juicio de la Inspección puedan garantizar la provisión de los mismos, en tiempo y forma.</w:t>
      </w:r>
    </w:p>
    <w:p w14:paraId="28C9039F" w14:textId="77777777" w:rsidR="006B35FF" w:rsidRDefault="006B35FF" w:rsidP="006B35FF"/>
    <w:p w14:paraId="15CAC5C5" w14:textId="13433B47" w:rsidR="006B35FF" w:rsidRPr="006B35FF" w:rsidRDefault="006B35FF" w:rsidP="005E2FA5">
      <w:pPr>
        <w:ind w:left="708" w:hanging="708"/>
        <w:rPr>
          <w:b/>
        </w:rPr>
      </w:pPr>
      <w:r>
        <w:rPr>
          <w:b/>
        </w:rPr>
        <w:t xml:space="preserve">Artículo N° </w:t>
      </w:r>
      <w:r w:rsidR="005E2FA5">
        <w:rPr>
          <w:b/>
        </w:rPr>
        <w:t>40</w:t>
      </w:r>
      <w:r w:rsidRPr="006B35FF">
        <w:rPr>
          <w:b/>
        </w:rPr>
        <w:t>:</w:t>
      </w:r>
      <w:r w:rsidRPr="006B35FF">
        <w:rPr>
          <w:b/>
        </w:rPr>
        <w:tab/>
        <w:t>FONDO DE REPARO</w:t>
      </w:r>
    </w:p>
    <w:p w14:paraId="1F11CEEA" w14:textId="77777777" w:rsidR="006B35FF" w:rsidRDefault="006B35FF" w:rsidP="006B35FF"/>
    <w:p w14:paraId="093BB144" w14:textId="77777777" w:rsidR="006B35FF" w:rsidRDefault="006B35FF" w:rsidP="006B35FF">
      <w:r>
        <w:t xml:space="preserve">Del importe total de cada certificado de obra mensual ejecutada, la Repartición retendrá como Fondo de Reparo un porcentaje del cinco por ciento </w:t>
      </w:r>
      <w:r w:rsidRPr="00012538">
        <w:rPr>
          <w:b/>
        </w:rPr>
        <w:t>(5%)</w:t>
      </w:r>
      <w:r>
        <w:t xml:space="preserve"> en garantía de la buena ejecución de los trabajos, hasta la Recepción Definitiva de las obras.</w:t>
      </w:r>
    </w:p>
    <w:p w14:paraId="429CBCF5" w14:textId="520C3167" w:rsidR="006B35FF" w:rsidRDefault="006B35FF" w:rsidP="006B35FF">
      <w:r>
        <w:t>El fondo de reparo podrá ser sustituido, conforme lo estipulado por la legislación vigente.</w:t>
      </w:r>
    </w:p>
    <w:p w14:paraId="3D1D7634" w14:textId="77777777" w:rsidR="006B35FF" w:rsidRDefault="006B35FF" w:rsidP="006B35FF"/>
    <w:p w14:paraId="2DA3FA3B" w14:textId="77777777" w:rsidR="00975B70" w:rsidRPr="00BA3962" w:rsidRDefault="00975B70" w:rsidP="00975B70">
      <w:pPr>
        <w:rPr>
          <w:b/>
          <w:u w:val="single"/>
        </w:rPr>
      </w:pPr>
      <w:r w:rsidRPr="00BA3962">
        <w:rPr>
          <w:b/>
          <w:u w:val="single"/>
        </w:rPr>
        <w:t>CAPITULO IX ‐ RECEPCIÓN DE LA OBRA</w:t>
      </w:r>
    </w:p>
    <w:p w14:paraId="06C362FB" w14:textId="77777777" w:rsidR="00975B70" w:rsidRDefault="00975B70" w:rsidP="00975B70"/>
    <w:p w14:paraId="10B8FDD8" w14:textId="5DC1AB39" w:rsidR="00975B70" w:rsidRPr="00BA3962" w:rsidRDefault="00BA3962" w:rsidP="00975B70">
      <w:pPr>
        <w:rPr>
          <w:b/>
        </w:rPr>
      </w:pPr>
      <w:r>
        <w:rPr>
          <w:b/>
        </w:rPr>
        <w:t xml:space="preserve">Artículo N° </w:t>
      </w:r>
      <w:r w:rsidR="004E5E0D">
        <w:rPr>
          <w:b/>
        </w:rPr>
        <w:t>41</w:t>
      </w:r>
      <w:r w:rsidR="00975B70" w:rsidRPr="00BA3962">
        <w:rPr>
          <w:b/>
        </w:rPr>
        <w:t>:</w:t>
      </w:r>
      <w:r w:rsidR="00975B70" w:rsidRPr="00BA3962">
        <w:rPr>
          <w:b/>
        </w:rPr>
        <w:tab/>
        <w:t>RECEPCIÓN PROVISIONAL</w:t>
      </w:r>
    </w:p>
    <w:p w14:paraId="23EF05F6" w14:textId="77777777" w:rsidR="00975B70" w:rsidRDefault="00975B70" w:rsidP="00975B70"/>
    <w:p w14:paraId="23C47494" w14:textId="77777777" w:rsidR="00975B70" w:rsidRDefault="00975B70" w:rsidP="00975B70">
      <w:r>
        <w:t>La obra será recibida provisionalmente por la Inspección de acuerdo a lo establecido en el Art. N° 51 de la Ley N° 8614 de Obras Publicas y el Art. N° 79 del Decreto Reglamentario N° 1331‐C‐53 (T.O. N° 4758/77).</w:t>
      </w:r>
    </w:p>
    <w:p w14:paraId="42B90CCF" w14:textId="77777777" w:rsidR="00975B70" w:rsidRDefault="00975B70" w:rsidP="00975B70">
      <w:r>
        <w:t>A la fecha de Habilitación y/o Recepción Provisoria de los trabajos, la Contratista deberá presentar un registro fotográfico de los trabajos ejecutados.</w:t>
      </w:r>
    </w:p>
    <w:p w14:paraId="502D4022" w14:textId="77777777" w:rsidR="00975B70" w:rsidRDefault="00975B70" w:rsidP="00975B70"/>
    <w:p w14:paraId="73023782" w14:textId="4CD0DABD" w:rsidR="00975B70" w:rsidRPr="00BA3962" w:rsidRDefault="00975B70" w:rsidP="00975B70">
      <w:pPr>
        <w:rPr>
          <w:b/>
        </w:rPr>
      </w:pPr>
      <w:r w:rsidRPr="00BA3962">
        <w:rPr>
          <w:b/>
        </w:rPr>
        <w:t>Artículo N° 4</w:t>
      </w:r>
      <w:r w:rsidR="004E5E0D">
        <w:rPr>
          <w:b/>
        </w:rPr>
        <w:t>2</w:t>
      </w:r>
      <w:r w:rsidRPr="00BA3962">
        <w:rPr>
          <w:b/>
        </w:rPr>
        <w:t>:</w:t>
      </w:r>
      <w:r w:rsidRPr="00BA3962">
        <w:rPr>
          <w:b/>
        </w:rPr>
        <w:tab/>
        <w:t>PLAZO DE GARANTÍA</w:t>
      </w:r>
    </w:p>
    <w:p w14:paraId="37186A4B" w14:textId="77777777" w:rsidR="00975B70" w:rsidRDefault="00975B70" w:rsidP="00975B70"/>
    <w:p w14:paraId="3EB280A9" w14:textId="77777777" w:rsidR="00975B70" w:rsidRDefault="00975B70" w:rsidP="00975B70">
      <w:r>
        <w:t xml:space="preserve">El plazo de garantía de la obra será de TRESCIENTOS SESENTA </w:t>
      </w:r>
      <w:r w:rsidRPr="00012538">
        <w:rPr>
          <w:b/>
        </w:rPr>
        <w:t>(360) DIAS</w:t>
      </w:r>
      <w:r>
        <w:t>. Durante el mismo el Contratista será responsable de la reparación de los defectos y/o desperfectos provenientes de la mala calidad de los materiales o de la ejecución deficiente de los trabajos.</w:t>
      </w:r>
    </w:p>
    <w:p w14:paraId="2E4C6EF3" w14:textId="77777777" w:rsidR="006B35FF" w:rsidRDefault="006B35FF" w:rsidP="006B35FF"/>
    <w:p w14:paraId="734CC7F1" w14:textId="2EB28414" w:rsidR="002421A4" w:rsidRDefault="002421A4" w:rsidP="002421A4">
      <w:r>
        <w:rPr>
          <w:b/>
        </w:rPr>
        <w:t>Artículo N° 4</w:t>
      </w:r>
      <w:r w:rsidR="004E5E0D">
        <w:rPr>
          <w:b/>
        </w:rPr>
        <w:t>3</w:t>
      </w:r>
      <w:r w:rsidRPr="002421A4">
        <w:rPr>
          <w:b/>
        </w:rPr>
        <w:t>:</w:t>
      </w:r>
      <w:r w:rsidRPr="002421A4">
        <w:rPr>
          <w:b/>
        </w:rPr>
        <w:tab/>
        <w:t>RECEPCIÓN DEFINITIVA</w:t>
      </w:r>
    </w:p>
    <w:p w14:paraId="639F6681" w14:textId="77777777" w:rsidR="002421A4" w:rsidRDefault="002421A4" w:rsidP="002421A4"/>
    <w:p w14:paraId="752C49BD" w14:textId="6A7D905F" w:rsidR="002421A4" w:rsidRDefault="002421A4" w:rsidP="002421A4">
      <w:r>
        <w:t xml:space="preserve">Transcurrido el plazo de garantía establecido en el Artículo anterior tendrá lugar la Recepción Definitiva, que </w:t>
      </w:r>
      <w:r w:rsidR="008948C7">
        <w:t>se efectuara</w:t>
      </w:r>
      <w:r>
        <w:t xml:space="preserve"> con las </w:t>
      </w:r>
      <w:r w:rsidR="008948C7">
        <w:t>mismas formalidades que</w:t>
      </w:r>
      <w:r>
        <w:t xml:space="preserve"> </w:t>
      </w:r>
      <w:r w:rsidR="008948C7">
        <w:t>la Recepción</w:t>
      </w:r>
      <w:r>
        <w:t xml:space="preserve"> Provisional y lo establecido en el Art. N° 81 del Decreto Reglamentario N° 1331‐C‐53 (T.O. N° 4758/77).</w:t>
      </w:r>
    </w:p>
    <w:p w14:paraId="3F15C08F" w14:textId="77777777" w:rsidR="002421A4" w:rsidRDefault="002421A4" w:rsidP="002421A4"/>
    <w:p w14:paraId="4089132D" w14:textId="6BFFB177" w:rsidR="002421A4" w:rsidRPr="002421A4" w:rsidRDefault="002421A4" w:rsidP="002421A4">
      <w:pPr>
        <w:rPr>
          <w:b/>
        </w:rPr>
      </w:pPr>
      <w:r w:rsidRPr="002421A4">
        <w:rPr>
          <w:b/>
        </w:rPr>
        <w:t>Artículo N° 4</w:t>
      </w:r>
      <w:r w:rsidR="004E5E0D">
        <w:rPr>
          <w:b/>
        </w:rPr>
        <w:t>4</w:t>
      </w:r>
      <w:r w:rsidRPr="002421A4">
        <w:rPr>
          <w:b/>
        </w:rPr>
        <w:t>:</w:t>
      </w:r>
      <w:r w:rsidRPr="002421A4">
        <w:rPr>
          <w:b/>
        </w:rPr>
        <w:tab/>
        <w:t xml:space="preserve">DEVOLUCIÓN DE LAS </w:t>
      </w:r>
      <w:r w:rsidR="00AB3228" w:rsidRPr="002421A4">
        <w:rPr>
          <w:b/>
        </w:rPr>
        <w:t>GARANTÍAS</w:t>
      </w:r>
    </w:p>
    <w:p w14:paraId="65B18E65" w14:textId="77777777" w:rsidR="002421A4" w:rsidRDefault="002421A4" w:rsidP="002421A4"/>
    <w:p w14:paraId="67B0ABDB" w14:textId="77777777" w:rsidR="002421A4" w:rsidRDefault="002421A4" w:rsidP="002421A4">
      <w:r>
        <w:t>Las garantías que tenga constituida el Contratista serán devueltas de conformidad a las previsiones contenidas en los Art. N° 79 y 108 del Decreto Reglamentario N° 1331‐C‐53 (T.O. N° 4758/77).</w:t>
      </w:r>
    </w:p>
    <w:p w14:paraId="4544F9EF" w14:textId="7FBDD15D" w:rsidR="002421A4" w:rsidRDefault="002421A4" w:rsidP="002421A4">
      <w:r>
        <w:t>Cuando el contratista haya constituido una garantía en sustitución de la capacidad económico ‐ financiera, la devolución de la misma operará una vez que se haya emitido el Certificado Final de Obra y labrado el pertinente Acta de Recepción Provisional, que de cuenta de la ejecución de la misma.</w:t>
      </w:r>
    </w:p>
    <w:p w14:paraId="630DF9D9" w14:textId="77777777" w:rsidR="00BE6A9E" w:rsidRDefault="00BE6A9E" w:rsidP="002421A4"/>
    <w:p w14:paraId="2A36DD90" w14:textId="77777777" w:rsidR="00BE6A9E" w:rsidRDefault="00BE6A9E" w:rsidP="002421A4"/>
    <w:p w14:paraId="15DEAE17" w14:textId="77777777" w:rsidR="00BE6A9E" w:rsidRDefault="00BE6A9E" w:rsidP="002421A4"/>
    <w:p w14:paraId="55313BFC" w14:textId="77777777" w:rsidR="002421A4" w:rsidRDefault="002421A4" w:rsidP="002421A4"/>
    <w:p w14:paraId="36087632" w14:textId="6DFE532F" w:rsidR="002421A4" w:rsidRPr="002421A4" w:rsidRDefault="002421A4" w:rsidP="002421A4">
      <w:pPr>
        <w:rPr>
          <w:b/>
          <w:u w:val="single"/>
        </w:rPr>
      </w:pPr>
      <w:r w:rsidRPr="002421A4">
        <w:rPr>
          <w:b/>
          <w:u w:val="single"/>
        </w:rPr>
        <w:lastRenderedPageBreak/>
        <w:t>CAPITULO</w:t>
      </w:r>
      <w:r w:rsidR="006E3B83">
        <w:rPr>
          <w:b/>
          <w:u w:val="single"/>
        </w:rPr>
        <w:t xml:space="preserve"> </w:t>
      </w:r>
      <w:r w:rsidRPr="002421A4">
        <w:rPr>
          <w:b/>
          <w:u w:val="single"/>
        </w:rPr>
        <w:t>X ‐ EL CONTRATISTA: SU REPRESENTANTE Y EL PERSONAL</w:t>
      </w:r>
    </w:p>
    <w:p w14:paraId="7DAB2870" w14:textId="77777777" w:rsidR="002421A4" w:rsidRDefault="002421A4" w:rsidP="002421A4"/>
    <w:p w14:paraId="2A3B4D72" w14:textId="4EB2F60A" w:rsidR="002421A4" w:rsidRPr="002421A4" w:rsidRDefault="002421A4" w:rsidP="002421A4">
      <w:pPr>
        <w:rPr>
          <w:b/>
        </w:rPr>
      </w:pPr>
      <w:r w:rsidRPr="002421A4">
        <w:rPr>
          <w:b/>
        </w:rPr>
        <w:t>Artículo N° 4</w:t>
      </w:r>
      <w:r w:rsidR="004E5E0D">
        <w:rPr>
          <w:b/>
        </w:rPr>
        <w:t>5</w:t>
      </w:r>
      <w:r w:rsidRPr="002421A4">
        <w:rPr>
          <w:b/>
        </w:rPr>
        <w:t>:</w:t>
      </w:r>
      <w:r w:rsidRPr="002421A4">
        <w:rPr>
          <w:b/>
        </w:rPr>
        <w:tab/>
        <w:t>INSTRUMENTAL A CARGO DEL CONTRATISTA</w:t>
      </w:r>
    </w:p>
    <w:p w14:paraId="4016D286" w14:textId="77777777" w:rsidR="002421A4" w:rsidRDefault="002421A4" w:rsidP="002421A4"/>
    <w:p w14:paraId="46973CCA" w14:textId="11A8B024" w:rsidR="002421A4" w:rsidRDefault="002421A4" w:rsidP="002421A4">
      <w:r>
        <w:t xml:space="preserve">El Contratista deberá disponer permanentemente en obra del instrumental adecuado y necesario, en cantidad suficiente para que la inspección pueda, en todo momento, efectuar operaciones de control que considere necesarias en cualquier trabajo. Los gastos que esto ocasione son por exclusiva cuenta del Contratista. Los señalamientos de replanteo y nivelación, deberán ser materializados en puntos fijos a los que se pueda recurrir fácilmente, debiendo el Contratista protegerlos y mantenerlos en </w:t>
      </w:r>
      <w:r w:rsidR="00AE3B4F">
        <w:t>perfectas condiciones</w:t>
      </w:r>
      <w:r>
        <w:t>.</w:t>
      </w:r>
    </w:p>
    <w:p w14:paraId="3303F09E" w14:textId="77777777" w:rsidR="002421A4" w:rsidRDefault="002421A4" w:rsidP="002421A4"/>
    <w:p w14:paraId="3932B211" w14:textId="0419D53A" w:rsidR="002421A4" w:rsidRPr="002421A4" w:rsidRDefault="002421A4" w:rsidP="002421A4">
      <w:pPr>
        <w:rPr>
          <w:b/>
        </w:rPr>
      </w:pPr>
      <w:r>
        <w:rPr>
          <w:b/>
        </w:rPr>
        <w:t>Artículo N° 4</w:t>
      </w:r>
      <w:r w:rsidR="004E5E0D">
        <w:rPr>
          <w:b/>
        </w:rPr>
        <w:t>6</w:t>
      </w:r>
      <w:r w:rsidRPr="002421A4">
        <w:rPr>
          <w:b/>
        </w:rPr>
        <w:t>:</w:t>
      </w:r>
      <w:r w:rsidRPr="002421A4">
        <w:rPr>
          <w:b/>
        </w:rPr>
        <w:tab/>
        <w:t>SEGUROS</w:t>
      </w:r>
    </w:p>
    <w:p w14:paraId="68E619C1" w14:textId="77777777" w:rsidR="002421A4" w:rsidRDefault="002421A4" w:rsidP="002421A4"/>
    <w:p w14:paraId="5E76EA50" w14:textId="77777777" w:rsidR="002421A4" w:rsidRDefault="002421A4" w:rsidP="002421A4">
      <w:r>
        <w:t>A)</w:t>
      </w:r>
      <w:r>
        <w:tab/>
        <w:t>SEGURO ACCIDENTE DE TRABAJO.</w:t>
      </w:r>
    </w:p>
    <w:p w14:paraId="1307D9CE" w14:textId="77777777" w:rsidR="002421A4" w:rsidRDefault="002421A4" w:rsidP="002421A4">
      <w:r>
        <w:t>El Contratista asegurara contra todos los riesgos de accidentes de trabajo, a todo el personal obrero, técnico, administrativo, profesional, etc. de su dependencia y afectados a la obra.</w:t>
      </w:r>
    </w:p>
    <w:p w14:paraId="2F3B660A" w14:textId="4CEB1642" w:rsidR="002421A4" w:rsidRDefault="002421A4" w:rsidP="002421A4">
      <w:r>
        <w:t xml:space="preserve">Dicho seguro se </w:t>
      </w:r>
      <w:r w:rsidR="00AE3B4F">
        <w:t>ajustará</w:t>
      </w:r>
      <w:r>
        <w:t xml:space="preserve"> a las disposiciones de la Ley N° 24557 (Ley de Riesgos de Trabajo), Decretos reglamentarios y/o Normativas que las complementen o sustituyan.</w:t>
      </w:r>
    </w:p>
    <w:p w14:paraId="14C65BF0" w14:textId="77777777" w:rsidR="002421A4" w:rsidRDefault="002421A4" w:rsidP="002421A4">
      <w:r>
        <w:t>La cobertura será completa, contemplando incapacidad parcial y total, muerte, gastos de sepelio, asistencia médica y farmacéutica, etc. incluyendo también los jornales y responsabilidad civil.</w:t>
      </w:r>
    </w:p>
    <w:p w14:paraId="18C1B28C" w14:textId="77777777" w:rsidR="002421A4" w:rsidRDefault="002421A4" w:rsidP="002421A4">
      <w:r>
        <w:t>B)</w:t>
      </w:r>
      <w:r>
        <w:tab/>
        <w:t>SEGURO DE INCENDIO.</w:t>
      </w:r>
    </w:p>
    <w:p w14:paraId="59EB6CB7" w14:textId="77777777" w:rsidR="002421A4" w:rsidRDefault="002421A4" w:rsidP="002421A4">
      <w:r>
        <w:t>El Contratista procederá a contratar un seguro contra incendio cubriendo el riesgo por un importe igual al monto del contrato de la obra.</w:t>
      </w:r>
    </w:p>
    <w:p w14:paraId="37B689BD" w14:textId="77777777" w:rsidR="002421A4" w:rsidRDefault="002421A4" w:rsidP="002421A4">
      <w:r>
        <w:t>La cobertura mínima exigida será la básica de incendio.</w:t>
      </w:r>
    </w:p>
    <w:p w14:paraId="70CEE8A8" w14:textId="459D2667" w:rsidR="002421A4" w:rsidRDefault="002421A4" w:rsidP="002421A4">
      <w:r>
        <w:t>C)</w:t>
      </w:r>
      <w:r>
        <w:tab/>
        <w:t>RESPONSABILIDAD CIVIL.</w:t>
      </w:r>
    </w:p>
    <w:p w14:paraId="4CC05C6F" w14:textId="23427B97" w:rsidR="002421A4" w:rsidRDefault="002421A4" w:rsidP="002421A4">
      <w:r>
        <w:t>El Contratista deberá contratar un seguro de Responsabilidad Civil contra terceros por un monto de Pesos Quinientos mil con 00/100</w:t>
      </w:r>
      <w:r w:rsidR="002A053D">
        <w:t xml:space="preserve"> </w:t>
      </w:r>
      <w:r>
        <w:t>($500.000,00) acorde a las particulares características de la obra.</w:t>
      </w:r>
    </w:p>
    <w:p w14:paraId="5E4EB2A8" w14:textId="3888EA47" w:rsidR="002421A4" w:rsidRDefault="002421A4" w:rsidP="002421A4">
      <w:r>
        <w:t>No obstante, la contratación de un seguro por un monto determinado, el Contratista responderá íntegramente por la responsabilidad de los hechos dolosos que se pudieran producir en la ejecución de la obra, en un todo de acuerdo a lo establecido en el Art. 48 del Decreto Reglamentario N° 1331‐ C‐53 (T.O. N° 4758/77).</w:t>
      </w:r>
    </w:p>
    <w:p w14:paraId="0C28B18C" w14:textId="6CA757FD" w:rsidR="002421A4" w:rsidRDefault="002421A4" w:rsidP="002421A4">
      <w:r>
        <w:t xml:space="preserve">Todos los seguros indicados en el presente Artículo serán contratados con instituciones autorizadas, de primera línea, a entera satisfacción de la Comitente, conforme a lo oportunamente previsto en </w:t>
      </w:r>
      <w:r w:rsidRPr="008948C7">
        <w:t xml:space="preserve">el </w:t>
      </w:r>
      <w:r w:rsidR="008948C7" w:rsidRPr="008948C7">
        <w:t>Artículo 23</w:t>
      </w:r>
      <w:r w:rsidRPr="008948C7">
        <w:t xml:space="preserve"> del presente</w:t>
      </w:r>
      <w:r>
        <w:t xml:space="preserve"> P.P.C. El Contratista deberá presentar a la comitente, recibo oficial de pago definitivo y por el total del premio, tanto por la emisión de la póliza original, como por los suplementos y endosos que ajustaren la prima. No serán aceptados recibos provisorios.</w:t>
      </w:r>
    </w:p>
    <w:p w14:paraId="10300B86" w14:textId="77777777" w:rsidR="002421A4" w:rsidRDefault="002421A4" w:rsidP="002421A4">
      <w:r>
        <w:t>Queda expresamente establecido que el incumplimiento de las exigencias mencionadas precedentemente, diferirá la firma del Acta de Replanteo hasta el momento en que se presente la documentación exigida, completa y en forma, siendo el Contratista el responsable por los daños y perjuicios que esta demora ocasionase a la Comitente, encontrándose la Administración facultada para aplicar las disposiciones contenidas en el Art. N° 99 del Decreto Reglamentario N° 1331‐C‐53 (T.O. N° 4758/77).</w:t>
      </w:r>
    </w:p>
    <w:p w14:paraId="1AC9547E" w14:textId="77777777" w:rsidR="00BE6A9E" w:rsidRDefault="00BE6A9E" w:rsidP="002421A4"/>
    <w:p w14:paraId="5CD726D6" w14:textId="1E36C7FB" w:rsidR="002421A4" w:rsidRDefault="002421A4" w:rsidP="002421A4">
      <w:r>
        <w:lastRenderedPageBreak/>
        <w:t>Cuando así corresponda, todos los derechos emergentes de las pólizas serán transferidas a la Comitente.</w:t>
      </w:r>
    </w:p>
    <w:p w14:paraId="17A8CF0D" w14:textId="77777777" w:rsidR="002421A4" w:rsidRDefault="002421A4" w:rsidP="002421A4"/>
    <w:p w14:paraId="28C0A922" w14:textId="26264F77" w:rsidR="000B2537" w:rsidRPr="000B2537" w:rsidRDefault="000B2537" w:rsidP="000B2537">
      <w:pPr>
        <w:rPr>
          <w:b/>
        </w:rPr>
      </w:pPr>
      <w:r w:rsidRPr="000B2537">
        <w:rPr>
          <w:b/>
        </w:rPr>
        <w:t>Artículo N° 4</w:t>
      </w:r>
      <w:r w:rsidR="004E5E0D">
        <w:rPr>
          <w:b/>
        </w:rPr>
        <w:t>7</w:t>
      </w:r>
      <w:r w:rsidRPr="000B2537">
        <w:rPr>
          <w:b/>
        </w:rPr>
        <w:t>:</w:t>
      </w:r>
      <w:r w:rsidRPr="000B2537">
        <w:rPr>
          <w:b/>
        </w:rPr>
        <w:tab/>
        <w:t>DOCUMENTACIÓN DEL PROYECTO EN OBRA</w:t>
      </w:r>
    </w:p>
    <w:p w14:paraId="02255638" w14:textId="77777777" w:rsidR="000B2537" w:rsidRDefault="000B2537" w:rsidP="000B2537"/>
    <w:p w14:paraId="6D696627" w14:textId="77777777" w:rsidR="000B2537" w:rsidRDefault="000B2537" w:rsidP="000B2537">
      <w:r>
        <w:t>El Contratista deberá poseer en perfecto estado y constantemente en obra, un ejemplar completo de la documentación del contrato.</w:t>
      </w:r>
    </w:p>
    <w:p w14:paraId="7F80CEC4" w14:textId="77777777" w:rsidR="000B2537" w:rsidRDefault="000B2537" w:rsidP="000B2537"/>
    <w:p w14:paraId="0B893C01" w14:textId="44BCFBA2" w:rsidR="000B2537" w:rsidRPr="000B2537" w:rsidRDefault="000B2537" w:rsidP="000B2537">
      <w:pPr>
        <w:rPr>
          <w:b/>
        </w:rPr>
      </w:pPr>
      <w:r w:rsidRPr="000B2537">
        <w:rPr>
          <w:b/>
        </w:rPr>
        <w:t>Artículo N° 4</w:t>
      </w:r>
      <w:r w:rsidR="004E5E0D">
        <w:rPr>
          <w:b/>
        </w:rPr>
        <w:t>8</w:t>
      </w:r>
      <w:r w:rsidRPr="000B2537">
        <w:rPr>
          <w:b/>
        </w:rPr>
        <w:t>:</w:t>
      </w:r>
      <w:r w:rsidRPr="000B2537">
        <w:rPr>
          <w:b/>
        </w:rPr>
        <w:tab/>
        <w:t>JORNALES</w:t>
      </w:r>
    </w:p>
    <w:p w14:paraId="2ACF9D26" w14:textId="77777777" w:rsidR="000B2537" w:rsidRDefault="000B2537" w:rsidP="000B2537"/>
    <w:p w14:paraId="79CC89C7" w14:textId="77777777" w:rsidR="000B2537" w:rsidRDefault="000B2537" w:rsidP="000B2537">
      <w:r>
        <w:t>El Contratista deberá cumplimentar todas las disposiciones de la legislación vigente en materia laboral y previsional y la que establezcan las convenciones colectivas de trabajo.</w:t>
      </w:r>
    </w:p>
    <w:p w14:paraId="36CE825E" w14:textId="3F5D93E3" w:rsidR="000B2537" w:rsidRDefault="000B2537" w:rsidP="000B2537">
      <w:r>
        <w:t xml:space="preserve">Se </w:t>
      </w:r>
      <w:r w:rsidR="004E5E0D">
        <w:t>colocará</w:t>
      </w:r>
      <w:r>
        <w:t xml:space="preserve"> en lugar visible del obrador, un tablero bien protegido donde se </w:t>
      </w:r>
      <w:r w:rsidR="004E5E0D">
        <w:t>consignarán</w:t>
      </w:r>
      <w:r>
        <w:t xml:space="preserve"> los salarios y condiciones de trabajos vigentes, horarios, turnos, etc. y la nómina completa del personal de la obra y su categoría.</w:t>
      </w:r>
    </w:p>
    <w:p w14:paraId="2B6C195B" w14:textId="77777777" w:rsidR="000B2537" w:rsidRDefault="000B2537" w:rsidP="000B2537">
      <w:r>
        <w:t>La Inspección constatará el cumplimiento de lo establecido en el Art. 45 de la Ley de Obras Públicas N° 8614.</w:t>
      </w:r>
    </w:p>
    <w:p w14:paraId="6D157D4A" w14:textId="77777777" w:rsidR="000B2537" w:rsidRDefault="000B2537" w:rsidP="000B2537"/>
    <w:p w14:paraId="6C7479CA" w14:textId="3F950E22" w:rsidR="000B2537" w:rsidRPr="000B2537" w:rsidRDefault="000B2537" w:rsidP="000B2537">
      <w:pPr>
        <w:rPr>
          <w:b/>
        </w:rPr>
      </w:pPr>
      <w:r w:rsidRPr="000B2537">
        <w:rPr>
          <w:b/>
        </w:rPr>
        <w:t>Artículo N° 4</w:t>
      </w:r>
      <w:r w:rsidR="004E5E0D">
        <w:rPr>
          <w:b/>
        </w:rPr>
        <w:t>9</w:t>
      </w:r>
      <w:r w:rsidRPr="000B2537">
        <w:rPr>
          <w:b/>
        </w:rPr>
        <w:t>:</w:t>
      </w:r>
      <w:r w:rsidRPr="000B2537">
        <w:rPr>
          <w:b/>
        </w:rPr>
        <w:tab/>
        <w:t>RESPONSABILIDAD A CARGO DEL CONTRATISTA</w:t>
      </w:r>
    </w:p>
    <w:p w14:paraId="4B71289A" w14:textId="77777777" w:rsidR="000B2537" w:rsidRDefault="000B2537" w:rsidP="000B2537"/>
    <w:p w14:paraId="4F2F7D47" w14:textId="77777777" w:rsidR="000B2537" w:rsidRDefault="000B2537" w:rsidP="000B2537">
      <w:r>
        <w:t>El Contratista y su personal, deberá cumplir estrictamente las disposiciones, ordenanzas, reglamentos, leyes, etc., vigentes en el lugar de ejecución de la obra. Será por su exclusiva cuenta el pago de multas, resarcimientos por daños y perjuicios, intereses, etc., que correspondiera por infracciones cometidas por sí o por acción de sus dependientes.</w:t>
      </w:r>
    </w:p>
    <w:p w14:paraId="6BE5E4C2" w14:textId="77777777" w:rsidR="000B2537" w:rsidRDefault="000B2537" w:rsidP="000B2537">
      <w:r>
        <w:t>El Contratista en su condición empresaria, al actuar como Constructor de la obra, está obligado a dar cumplimiento en tiempo y forma a las Leyes, Decretos, Ordenanzas y Reglamentos vigentes, referido a las infraestructuras de servicios.</w:t>
      </w:r>
    </w:p>
    <w:p w14:paraId="6D85C9C1" w14:textId="77777777" w:rsidR="000B2537" w:rsidRDefault="000B2537" w:rsidP="000B2537">
      <w:r>
        <w:t>Quedando a su exclusivo cargo la presentación y tramitación de la documentación necesaria para la habilitación de servicio, ante las Autoridades de la Administración Pública ya sea Nacional, Provincial o Municipal, incluidos Entes privados, que pudiere corresponder.</w:t>
      </w:r>
    </w:p>
    <w:p w14:paraId="6AEE57A3" w14:textId="77777777" w:rsidR="000B2537" w:rsidRDefault="000B2537" w:rsidP="000B2537">
      <w:r>
        <w:t>Una vez finalizadas las obras y antes de la Recepción Provisional, el Contratista deberá haber obtenido todas las aprobaciones, autorizaciones y habilitaciones que correspondan, las que serán entregadas a la Inspección.</w:t>
      </w:r>
    </w:p>
    <w:p w14:paraId="54A5087E" w14:textId="77777777" w:rsidR="000B2537" w:rsidRDefault="000B2537" w:rsidP="000B2537">
      <w:r>
        <w:t>Los gastos y trámites que todos estos requerimientos ocasionen son por exclusiva cuenta del Contratista.</w:t>
      </w:r>
    </w:p>
    <w:p w14:paraId="488C1397" w14:textId="77777777" w:rsidR="002A053D" w:rsidRDefault="002A053D" w:rsidP="000B2537"/>
    <w:p w14:paraId="7F8455F0" w14:textId="0A2EBC7F" w:rsidR="00522D39" w:rsidRPr="00522D39" w:rsidRDefault="00522D39" w:rsidP="00522D39">
      <w:pPr>
        <w:rPr>
          <w:b/>
        </w:rPr>
      </w:pPr>
      <w:r w:rsidRPr="00522D39">
        <w:rPr>
          <w:b/>
        </w:rPr>
        <w:t xml:space="preserve">Artículo N° </w:t>
      </w:r>
      <w:r w:rsidR="004E5E0D">
        <w:rPr>
          <w:b/>
        </w:rPr>
        <w:t>50</w:t>
      </w:r>
      <w:r w:rsidRPr="00522D39">
        <w:rPr>
          <w:b/>
        </w:rPr>
        <w:t>:</w:t>
      </w:r>
      <w:r w:rsidRPr="00522D39">
        <w:rPr>
          <w:b/>
        </w:rPr>
        <w:tab/>
        <w:t>LIMPIEZA DE OBRA Y OBRADOR</w:t>
      </w:r>
    </w:p>
    <w:p w14:paraId="12E1C9DB" w14:textId="77777777" w:rsidR="00522D39" w:rsidRDefault="00522D39" w:rsidP="00522D39"/>
    <w:p w14:paraId="7B099F29" w14:textId="77777777" w:rsidR="00522D39" w:rsidRDefault="00522D39" w:rsidP="00522D39">
      <w:r>
        <w:t>Durante la ejecución de los trabajos, la limpieza se hará semanalmente o cuando lo exija la Inspección de la Obra.</w:t>
      </w:r>
    </w:p>
    <w:p w14:paraId="3B2BE879" w14:textId="77777777" w:rsidR="00522D39" w:rsidRDefault="00522D39" w:rsidP="00522D39">
      <w:r>
        <w:t>Los espacios libres que rodean la obra, deben también mantenerse limpios sin agregar escombros o estibar materiales en lugares que puedan ser destinados a jardines o zonas de parquización.</w:t>
      </w:r>
    </w:p>
    <w:p w14:paraId="38BB18BA" w14:textId="77777777" w:rsidR="00BE6A9E" w:rsidRDefault="00BE6A9E" w:rsidP="00522D39"/>
    <w:p w14:paraId="7CB05ED3" w14:textId="77777777" w:rsidR="00BE6A9E" w:rsidRDefault="00BE6A9E" w:rsidP="00522D39"/>
    <w:p w14:paraId="1532BAE4" w14:textId="77777777" w:rsidR="00BE6A9E" w:rsidRDefault="00BE6A9E" w:rsidP="00522D39"/>
    <w:p w14:paraId="1E82381C" w14:textId="77777777" w:rsidR="00522D39" w:rsidRDefault="00522D39" w:rsidP="00522D39">
      <w:r>
        <w:lastRenderedPageBreak/>
        <w:t>El Contratista está obligado a mantener los distintos lugares de trabajo, obrador, depósitos, casillas, etc., como asimismo la obra en construcción, en adecuadas condiciones de higiene. Los locales sanitarios deberán mantenerse perfectamente limpios y desinfectados. El Contratista deberá solucionar inmediatamente las anomalías que en este sentido señale la Inspección de la Obra.</w:t>
      </w:r>
    </w:p>
    <w:p w14:paraId="04AF4EF6" w14:textId="77777777" w:rsidR="00522D39" w:rsidRDefault="00522D39" w:rsidP="00522D39"/>
    <w:p w14:paraId="5474DD1A" w14:textId="3F0DA07D" w:rsidR="00522D39" w:rsidRPr="006E3B83" w:rsidRDefault="006E3B83" w:rsidP="00522D39">
      <w:pPr>
        <w:rPr>
          <w:b/>
        </w:rPr>
      </w:pPr>
      <w:r>
        <w:rPr>
          <w:b/>
        </w:rPr>
        <w:t xml:space="preserve">Artículo N° </w:t>
      </w:r>
      <w:r w:rsidR="004E5E0D">
        <w:rPr>
          <w:b/>
        </w:rPr>
        <w:t>51</w:t>
      </w:r>
      <w:r w:rsidR="00522D39" w:rsidRPr="006E3B83">
        <w:rPr>
          <w:b/>
        </w:rPr>
        <w:t>:</w:t>
      </w:r>
      <w:r w:rsidR="00522D39" w:rsidRPr="006E3B83">
        <w:rPr>
          <w:b/>
        </w:rPr>
        <w:tab/>
        <w:t>DOCUMENTACIÓN CONFORME A OBRA</w:t>
      </w:r>
    </w:p>
    <w:p w14:paraId="22530EF5" w14:textId="77777777" w:rsidR="00522D39" w:rsidRDefault="00522D39" w:rsidP="00522D39"/>
    <w:p w14:paraId="67717EAE" w14:textId="35A8D5E8" w:rsidR="00522D39" w:rsidRDefault="00522D39" w:rsidP="00522D39">
      <w:r>
        <w:t>Terminados los trabajos, y antes de solicitar la Recepción Provis</w:t>
      </w:r>
      <w:r w:rsidR="00F47B51">
        <w:t xml:space="preserve">ional, el Contratista presentará </w:t>
      </w:r>
      <w:r>
        <w:t xml:space="preserve">en </w:t>
      </w:r>
      <w:r w:rsidR="00402FDF">
        <w:t>la Secretaría de Gobierno y Planificación de este municipio</w:t>
      </w:r>
      <w:r>
        <w:t>, la documentación conforme a obra de acuerdo a las normas de la Repartición (Pliego General de Especificaciones Técnicas aprobado por Decreto 2791/73) y a las instrucciones que al respecto le imparta la inspección actuante.</w:t>
      </w:r>
    </w:p>
    <w:p w14:paraId="0815C377" w14:textId="77777777" w:rsidR="00522D39" w:rsidRDefault="00522D39" w:rsidP="00522D39">
      <w:r>
        <w:t>Asimismo deberá presentar los planos aprobados de la habilitación de servicios y suministros, por los Entes que corresponda. Junto a esta documentación se entregará un manual explicativo e indicativo de funcionamiento y mantenimiento (diario‐mensual‐anual) de la instalación y equipos correspondientes.</w:t>
      </w:r>
    </w:p>
    <w:p w14:paraId="45F84F12" w14:textId="77777777" w:rsidR="00522D39" w:rsidRDefault="00522D39" w:rsidP="00522D39"/>
    <w:p w14:paraId="61FE5122" w14:textId="72B23189" w:rsidR="00522D39" w:rsidRPr="006E3B83" w:rsidRDefault="006E3B83" w:rsidP="00522D39">
      <w:pPr>
        <w:rPr>
          <w:b/>
        </w:rPr>
      </w:pPr>
      <w:r>
        <w:rPr>
          <w:b/>
        </w:rPr>
        <w:t>Artículo N° 5</w:t>
      </w:r>
      <w:r w:rsidR="004E5E0D">
        <w:rPr>
          <w:b/>
        </w:rPr>
        <w:t>2</w:t>
      </w:r>
      <w:r w:rsidR="00522D39" w:rsidRPr="006E3B83">
        <w:rPr>
          <w:b/>
        </w:rPr>
        <w:t>:</w:t>
      </w:r>
      <w:r w:rsidR="00522D39" w:rsidRPr="006E3B83">
        <w:rPr>
          <w:b/>
        </w:rPr>
        <w:tab/>
        <w:t>PROTECCIONES</w:t>
      </w:r>
    </w:p>
    <w:p w14:paraId="747B7F42" w14:textId="77777777" w:rsidR="00522D39" w:rsidRDefault="00522D39" w:rsidP="00522D39"/>
    <w:p w14:paraId="40CDF51F" w14:textId="77777777" w:rsidR="00522D39" w:rsidRDefault="00522D39" w:rsidP="00522D39">
      <w:r>
        <w:t>Todos los materiales, artefactos, herramientas, elementos, etc., deberán llegar a obra y ser colocados en perfectas condiciones, enteros y sin escolladuras, abolladuras, rayaduras u otro defecto. A tal fin el Contratista arbitrara los medios conducentes al logro de tales condiciones, apelando inclusive al embalado de las piezas si esto fuera necesario a juicio de la Inspección, como así también protegerá los trabajos ejecutados hasta la Recepción Provisional de las Obras.</w:t>
      </w:r>
    </w:p>
    <w:p w14:paraId="646EA269" w14:textId="138E17B0" w:rsidR="00522D39" w:rsidRDefault="00522D39" w:rsidP="00522D39">
      <w:r>
        <w:t>Se desecharan todas las piezas, materiales, trabajos, etc., que no cumplan las condiciones prescriptas,  corriendo  por  cuenta  del  Contratista  todas  las  con</w:t>
      </w:r>
      <w:r w:rsidR="006E3B83">
        <w:t xml:space="preserve">secuencias  derivadas    de  su </w:t>
      </w:r>
      <w:r>
        <w:t>incumplimiento, así como el costo que pudiere significar cualquier rechazo de la Inspección de Obra, motivado por las causas antes dichas.</w:t>
      </w:r>
    </w:p>
    <w:p w14:paraId="03598DBC" w14:textId="77777777" w:rsidR="00522D39" w:rsidRDefault="00522D39" w:rsidP="00522D39">
      <w:r>
        <w:t>Todos los fletes y traslados son por cuenta del Contratista y sus costos se consideran incluidos en el valor de la oferta.</w:t>
      </w:r>
    </w:p>
    <w:p w14:paraId="1D9F14E1" w14:textId="77777777" w:rsidR="00522D39" w:rsidRDefault="00522D39" w:rsidP="00522D39"/>
    <w:p w14:paraId="7AF0BC53" w14:textId="6499BDC6" w:rsidR="00522D39" w:rsidRDefault="00522D39" w:rsidP="00522D39">
      <w:r w:rsidRPr="006E3B83">
        <w:rPr>
          <w:b/>
        </w:rPr>
        <w:t>Artículo N° 5</w:t>
      </w:r>
      <w:r w:rsidR="004E5E0D">
        <w:rPr>
          <w:b/>
        </w:rPr>
        <w:t>3</w:t>
      </w:r>
      <w:r w:rsidRPr="006E3B83">
        <w:rPr>
          <w:b/>
        </w:rPr>
        <w:t>:</w:t>
      </w:r>
      <w:r w:rsidRPr="006E3B83">
        <w:rPr>
          <w:b/>
        </w:rPr>
        <w:tab/>
        <w:t>LIMPIEZA FINAL DE OBRA</w:t>
      </w:r>
    </w:p>
    <w:p w14:paraId="0075AC06" w14:textId="77777777" w:rsidR="00522D39" w:rsidRDefault="00522D39" w:rsidP="00522D39"/>
    <w:p w14:paraId="3D551D00" w14:textId="115552C3" w:rsidR="00522D39" w:rsidRDefault="00522D39" w:rsidP="00522D39">
      <w:r>
        <w:t xml:space="preserve">El Contratista deberá entregar la obra en </w:t>
      </w:r>
      <w:r w:rsidR="00AE3B4F">
        <w:t>perfectas condiciones</w:t>
      </w:r>
      <w:r>
        <w:t xml:space="preserve"> de limpieza, habitabilidad, funcionalidad y uso.</w:t>
      </w:r>
    </w:p>
    <w:p w14:paraId="05465309" w14:textId="49199C55" w:rsidR="00522D39" w:rsidRDefault="00522D39" w:rsidP="00522D39">
      <w:r>
        <w:t xml:space="preserve">Todos los locales y partes de la obra se </w:t>
      </w:r>
      <w:r w:rsidR="00AE3B4F">
        <w:t>limpiarán</w:t>
      </w:r>
      <w:r>
        <w:t xml:space="preserve"> íntegramente con los elementos y técnicas usuales o especiales que esta obra requiera, cuidando al máximo todos los detalles y terminación de los trabajos ejecutados.</w:t>
      </w:r>
    </w:p>
    <w:p w14:paraId="75EC2A87" w14:textId="6AE78616" w:rsidR="00522D39" w:rsidRDefault="00522D39" w:rsidP="00522D39">
      <w:r>
        <w:t>Procederá al retiro de toda máquina, estructura o accesorios de montaje utilizados para la ejecución de la obra, como así también materiales sobrantes, escombros, basura, etc.</w:t>
      </w:r>
    </w:p>
    <w:p w14:paraId="4F0FD986" w14:textId="77777777" w:rsidR="008948C7" w:rsidRDefault="008948C7" w:rsidP="00522D39"/>
    <w:p w14:paraId="0A7B6FAD" w14:textId="77777777" w:rsidR="008948C7" w:rsidRDefault="008948C7" w:rsidP="00522D39">
      <w:pPr>
        <w:rPr>
          <w:b/>
        </w:rPr>
      </w:pPr>
    </w:p>
    <w:p w14:paraId="56388894" w14:textId="77777777" w:rsidR="00BE6A9E" w:rsidRDefault="00BE6A9E" w:rsidP="00522D39">
      <w:pPr>
        <w:rPr>
          <w:b/>
        </w:rPr>
      </w:pPr>
    </w:p>
    <w:p w14:paraId="51DC881B" w14:textId="77777777" w:rsidR="00BE6A9E" w:rsidRDefault="00BE6A9E" w:rsidP="00522D39">
      <w:pPr>
        <w:rPr>
          <w:b/>
        </w:rPr>
      </w:pPr>
    </w:p>
    <w:p w14:paraId="145E54B2" w14:textId="77777777" w:rsidR="00BE6A9E" w:rsidRDefault="00BE6A9E" w:rsidP="00522D39">
      <w:pPr>
        <w:rPr>
          <w:b/>
        </w:rPr>
      </w:pPr>
    </w:p>
    <w:p w14:paraId="01E3DED3" w14:textId="77777777" w:rsidR="00BE6A9E" w:rsidRDefault="00BE6A9E" w:rsidP="00522D39">
      <w:pPr>
        <w:rPr>
          <w:b/>
        </w:rPr>
      </w:pPr>
    </w:p>
    <w:p w14:paraId="2929505D" w14:textId="2E18DA4C" w:rsidR="00522D39" w:rsidRPr="006E3B83" w:rsidRDefault="00522D39" w:rsidP="00522D39">
      <w:pPr>
        <w:rPr>
          <w:b/>
        </w:rPr>
      </w:pPr>
      <w:r w:rsidRPr="006E3B83">
        <w:rPr>
          <w:b/>
        </w:rPr>
        <w:lastRenderedPageBreak/>
        <w:t>Artículo N° 5</w:t>
      </w:r>
      <w:r w:rsidR="004E5E0D">
        <w:rPr>
          <w:b/>
        </w:rPr>
        <w:t>4</w:t>
      </w:r>
      <w:r w:rsidRPr="006E3B83">
        <w:rPr>
          <w:b/>
        </w:rPr>
        <w:t>:</w:t>
      </w:r>
      <w:r w:rsidRPr="006E3B83">
        <w:rPr>
          <w:b/>
        </w:rPr>
        <w:tab/>
        <w:t>NORMAS DE SEGURIDAD</w:t>
      </w:r>
    </w:p>
    <w:p w14:paraId="30FCCD44" w14:textId="77777777" w:rsidR="00522D39" w:rsidRDefault="00522D39" w:rsidP="00522D39"/>
    <w:p w14:paraId="6D5B6485" w14:textId="77777777" w:rsidR="00522D39" w:rsidRDefault="00522D39" w:rsidP="00522D39">
      <w:r>
        <w:t>El Contratista dará cumplimiento a las disposiciones de la Ley N°19587 y Decreto N° 351/79 referentes a Higiene y Seguridad en el Trabajo.</w:t>
      </w:r>
    </w:p>
    <w:p w14:paraId="5A43A26A" w14:textId="60EEE061" w:rsidR="000B2537" w:rsidRDefault="00522D39" w:rsidP="00522D39">
      <w:r>
        <w:t>Deberá tener su representante especializado en la materia y matriculado. Son de aplicación la Ley N° 22250, Decreto N° 911/96, Decreto N° 491/97 y</w:t>
      </w:r>
      <w:r w:rsidR="006E3B83">
        <w:t xml:space="preserve"> </w:t>
      </w:r>
      <w:r>
        <w:t>Convenio Colectivo de Trabajo N° 76/75 y/o todas aquellas que las reemplacen o sustituyan.</w:t>
      </w:r>
    </w:p>
    <w:p w14:paraId="4722D9C8" w14:textId="77777777" w:rsidR="006E3B83" w:rsidRDefault="006E3B83" w:rsidP="00522D39"/>
    <w:p w14:paraId="5AF97D84" w14:textId="77777777" w:rsidR="006E3B83" w:rsidRPr="006E3B83" w:rsidRDefault="006E3B83" w:rsidP="006E3B83">
      <w:pPr>
        <w:rPr>
          <w:b/>
          <w:u w:val="single"/>
        </w:rPr>
      </w:pPr>
      <w:r w:rsidRPr="006E3B83">
        <w:rPr>
          <w:b/>
          <w:u w:val="single"/>
        </w:rPr>
        <w:t>CAPITULO XI– SANCIONES</w:t>
      </w:r>
    </w:p>
    <w:p w14:paraId="3051155C" w14:textId="77777777" w:rsidR="006E3B83" w:rsidRDefault="006E3B83" w:rsidP="006E3B83"/>
    <w:p w14:paraId="31AD2D2F" w14:textId="660E471A" w:rsidR="006E3B83" w:rsidRPr="006E3B83" w:rsidRDefault="006E3B83" w:rsidP="006E3B83">
      <w:pPr>
        <w:rPr>
          <w:b/>
        </w:rPr>
      </w:pPr>
      <w:r w:rsidRPr="006E3B83">
        <w:rPr>
          <w:b/>
        </w:rPr>
        <w:t>Artículo N° 5</w:t>
      </w:r>
      <w:r w:rsidR="004E5E0D">
        <w:rPr>
          <w:b/>
        </w:rPr>
        <w:t>5</w:t>
      </w:r>
      <w:r w:rsidRPr="006E3B83">
        <w:rPr>
          <w:b/>
        </w:rPr>
        <w:t>:</w:t>
      </w:r>
      <w:r w:rsidRPr="006E3B83">
        <w:rPr>
          <w:b/>
        </w:rPr>
        <w:tab/>
        <w:t>RÉGIMEN DE MULTAS</w:t>
      </w:r>
    </w:p>
    <w:p w14:paraId="5BAB37D8" w14:textId="77777777" w:rsidR="006E3B83" w:rsidRDefault="006E3B83" w:rsidP="006E3B83"/>
    <w:p w14:paraId="528A3627" w14:textId="77777777" w:rsidR="006E3B83" w:rsidRDefault="006E3B83" w:rsidP="006E3B83">
      <w:r>
        <w:t>Se aplicara lo que establece el Capitulo décimo del Decreto Reglamentario N° 1331‐C‐53 (T.O. N° 4758/77) y el Art. N° 70 de la Ley de Obras Públicas N° 8614.</w:t>
      </w:r>
    </w:p>
    <w:p w14:paraId="1B4C6A76" w14:textId="77777777" w:rsidR="006E3B83" w:rsidRDefault="006E3B83" w:rsidP="006E3B83">
      <w:r>
        <w:t>De conformidad con lo dispuesto en dicha normativa, deberá considerarse:</w:t>
      </w:r>
    </w:p>
    <w:p w14:paraId="01F105AE" w14:textId="77777777" w:rsidR="006E3B83" w:rsidRDefault="006E3B83" w:rsidP="006E3B83"/>
    <w:p w14:paraId="6666DBD9" w14:textId="6CB15F8C" w:rsidR="006E3B83" w:rsidRDefault="006E3B83" w:rsidP="006E3B83">
      <w:r w:rsidRPr="006E3B83">
        <w:rPr>
          <w:i/>
        </w:rPr>
        <w:t>A ‐ MORA EN LA PRESENTACIÓN DE PLANOS, REMISIÓN DEL PLAN DE TRABAJOS O EN LA DENUNCIA DEL PLANTEL:</w:t>
      </w:r>
      <w:r>
        <w:t xml:space="preserve"> La mora por parte del Contratista en la presentación de los planos que le correspondan desarrollar según lo establezca el Pliego Particular de Condiciones de la Obra, será sancionada con una multa diaria del ½ ‰ (medio por mil) del monto contractual, pudiéndose ordenar la paralización de las obras hasta tanto el Contratista cumplimente la presentación en forma de la documentación técnica exigida, siendo único responsable por la demora que por tal motivo acuse la obra. Si el Contratista no remitiere a la Oficina el Plan de Trabajos o no hiciere formal denuncia del plantel (artículo 17º del Decreto Reglamentario N° 25743‐C‐51 (T.O. DEC. Nº 4757/77) en los términos y plazos establecidos, se hará pasible de una multa diaria del ½ ‰ (medio por mil) del monto del contrato y se le impondrá la prohibición de iniciar los trabajos si llegada la fecha de replanteo, no lo hubiere hecho, haciéndose responsable por tal demora.</w:t>
      </w:r>
    </w:p>
    <w:p w14:paraId="2679DD63" w14:textId="77777777" w:rsidR="006E3B83" w:rsidRDefault="006E3B83" w:rsidP="006E3B83"/>
    <w:p w14:paraId="6621C0D4" w14:textId="4A70A868" w:rsidR="006E3B83" w:rsidRDefault="006E3B83" w:rsidP="006E3B83">
      <w:r w:rsidRPr="006E3B83">
        <w:rPr>
          <w:i/>
        </w:rPr>
        <w:t>B ‐ MORA EN LA FIRMA DEL CONTRATO:</w:t>
      </w:r>
      <w:r>
        <w:t xml:space="preserve"> Si el Contratista dejare vencer el plazo fijado para la firma del contrato sin concurrir a efectuarlo, o sin justificar su demora, a juicio de la Repartición, incurrirá en una multa del medio por mil (½ ‰) del monto de su contrato, por cada día de atraso. Esta multa será devuelta si se dejare sin efecto la adjudicación con pérdida del depósito de garantía.</w:t>
      </w:r>
    </w:p>
    <w:p w14:paraId="5EF98BED" w14:textId="77777777" w:rsidR="006E3B83" w:rsidRDefault="006E3B83" w:rsidP="006E3B83"/>
    <w:p w14:paraId="37EF6F0A" w14:textId="77777777" w:rsidR="006E3B83" w:rsidRDefault="006E3B83" w:rsidP="006E3B83">
      <w:r w:rsidRPr="006E3B83">
        <w:rPr>
          <w:i/>
        </w:rPr>
        <w:t>C ‐ MORA EN LA INICIACIÓN DE LOS TRABAJOS:</w:t>
      </w:r>
      <w:r>
        <w:t xml:space="preserve"> Si el Contratista no iniciare los trabajos dentro de los ocho (8) días de la fecha del Acta de Replanteo Inicial (Artículo 43º del Decreto Reglamentario 1331‐ C‐53 (T.O. DEC. Nº 4758/77), incurrirá en una multa equivalente al medio por mil (½ ‰) del importe del contrato por cada día de demora en iniciar las obras, considerándose que éstas han dado comienzo cuando la Inspección extienda la constancia respectiva en el Libro de Órdenes.</w:t>
      </w:r>
    </w:p>
    <w:p w14:paraId="1DE7F3EF" w14:textId="77777777" w:rsidR="00BE6A9E" w:rsidRDefault="00BE6A9E" w:rsidP="006E3B83"/>
    <w:p w14:paraId="6685E2E7" w14:textId="77777777" w:rsidR="00BE6A9E" w:rsidRDefault="00BE6A9E" w:rsidP="006E3B83"/>
    <w:p w14:paraId="395EA8E9" w14:textId="77777777" w:rsidR="00BE6A9E" w:rsidRDefault="00BE6A9E" w:rsidP="006E3B83"/>
    <w:p w14:paraId="7F82C92F" w14:textId="77777777" w:rsidR="00BE6A9E" w:rsidRDefault="00BE6A9E" w:rsidP="006E3B83"/>
    <w:p w14:paraId="2C2EF416" w14:textId="77777777" w:rsidR="006E3B83" w:rsidRDefault="006E3B83" w:rsidP="006E3B83"/>
    <w:p w14:paraId="7783AD4B" w14:textId="77777777" w:rsidR="006E3B83" w:rsidRDefault="006E3B83" w:rsidP="006E3B83">
      <w:r w:rsidRPr="006E3B83">
        <w:rPr>
          <w:i/>
        </w:rPr>
        <w:lastRenderedPageBreak/>
        <w:t>D ‐ MORA EN LA TERMINACIÓN DE LOS TRABAJOS</w:t>
      </w:r>
      <w:r>
        <w:t>: Si el Contratista no diere total y correcta terminación a todos los trabajos contratados dentro del plazo estipulado para la realización de los mismos, incurrirá en una multa equivalente al uno por mil (1 ‰) del importe del contrato por cada día de atraso en la terminación de los trabajos.</w:t>
      </w:r>
    </w:p>
    <w:p w14:paraId="119C0E36" w14:textId="77777777" w:rsidR="006E3B83" w:rsidRDefault="006E3B83" w:rsidP="006E3B83">
      <w:r>
        <w:t>Se incluirán en el cómputo del plazo contractual las prórrogas y ampliaciones concedidas.</w:t>
      </w:r>
    </w:p>
    <w:p w14:paraId="2AD9D9C0" w14:textId="77777777" w:rsidR="006E3B83" w:rsidRDefault="006E3B83" w:rsidP="006E3B83">
      <w:r>
        <w:t>Cuando se hubiere aplicado multa por mora en la iniciación de los trabajos, la que le corresponde por terminación será reducida en el monto de aquélla, que tendrá siempre carácter preventivo. Si el importe de la multa por iniciación fuere superior al de la terminación se devolverá al Contratista la diferencia entre los importes. Si la obra se terminare en plazo, la multa por iniciación será íntegramente devuelta al Contratista.</w:t>
      </w:r>
    </w:p>
    <w:p w14:paraId="02837412" w14:textId="77777777" w:rsidR="006E3B83" w:rsidRDefault="006E3B83" w:rsidP="006E3B83">
      <w:r>
        <w:t>Asimismo, toda mora producida durante el período de ejecución de la obra en relación a los plazos estipulados en el Plan de Trabajos Aprobado, que no obedezca a casos fortuitos o de fuerza mayor, dará lugar a la aplicación de una multa equivalente al uno por mil (1 ‰) del monto contractual actualizado por cada día de mora.</w:t>
      </w:r>
    </w:p>
    <w:p w14:paraId="4F7B4AD9" w14:textId="77777777" w:rsidR="006E3B83" w:rsidRDefault="006E3B83" w:rsidP="006E3B83"/>
    <w:p w14:paraId="08087770" w14:textId="77777777" w:rsidR="006E3B83" w:rsidRDefault="006E3B83" w:rsidP="006E3B83">
      <w:r w:rsidRPr="006E3B83">
        <w:rPr>
          <w:i/>
        </w:rPr>
        <w:t>E ‐ FALTAS E INFRACCIONES:</w:t>
      </w:r>
      <w:r>
        <w:t xml:space="preserve"> Si el Contratista cometiere faltas o infracciones al Pliego General o a los demás pliegos o a las órdenes escritas de la Inspección y resoluciones de la Repartición, se hará pasible a la imposición de multas que podrán variar del medio al uno por mil (½ al 1 ‰) del monto de su contrato según la importancia de la infracción a exclusivo juicio de la Repartición y siempre que no se trate de casos explícitamente contemplados en otros artículos. Estas multas podrán ser reiteradas diariamente hasta el cese de la infracción.</w:t>
      </w:r>
    </w:p>
    <w:p w14:paraId="47DAAD33" w14:textId="77777777" w:rsidR="006E3B83" w:rsidRDefault="006E3B83" w:rsidP="006E3B83">
      <w:r>
        <w:t>En caso de persistencia contumaz o de abierto desacato del Contratista, las multas impuestas no serán óbice para que la Autoridad Competente imponga penalidades de carácter más grave, pudiéndose llegar hasta la rescisión del contrato.</w:t>
      </w:r>
    </w:p>
    <w:p w14:paraId="47F350A1" w14:textId="77777777" w:rsidR="006E3B83" w:rsidRDefault="006E3B83" w:rsidP="006E3B83"/>
    <w:p w14:paraId="2B336020" w14:textId="77777777" w:rsidR="006E3B83" w:rsidRDefault="006E3B83" w:rsidP="006E3B83">
      <w:r w:rsidRPr="006E3B83">
        <w:rPr>
          <w:i/>
        </w:rPr>
        <w:t>F ‐ PROCEDIMIENTO PARA LA APLICACIÓN DE MULTAS:</w:t>
      </w:r>
      <w:r>
        <w:t xml:space="preserve"> Producido un caso de aplicación de multas, la Inspección la comunicará fundándola por escrito a la Repartición, la que previo estudio resolverá lo pertinente, “ad‐referéndum” de la Autoridad Competente.</w:t>
      </w:r>
    </w:p>
    <w:p w14:paraId="6CFB77AD" w14:textId="77777777" w:rsidR="006E3B83" w:rsidRDefault="006E3B83" w:rsidP="006E3B83">
      <w:r>
        <w:t>La resolución de la Repartición podrá ser apelada por el Contratista, conforme lo establece el artículo 51º del Decreto Reglamentario N° 25743‐C‐51 (T.O. DEC. Nº 4757/77) de la Ley de Obras Públicas. Toda multa impuesta con carácter firme y definitivo, será hecha efectiva a juicio de la Repartición por medio de nota de cargo o descontándola del primer certificado de pago que extienda al Contratista y si el importe de éste no alcanzare a cubrirla, deberá ser completada antes del retiro de dicho certificado.</w:t>
      </w:r>
    </w:p>
    <w:p w14:paraId="062B0FB4" w14:textId="77777777" w:rsidR="006E3B83" w:rsidRDefault="006E3B83" w:rsidP="006E3B83">
      <w:r>
        <w:t>Si el total de los haberes a percibir por el Contratista no llegare a cubrir la multa o multas impuestas, aquél está obligado a depositar el saldo dentro de los diez (10) días de notificado, en el Banco de la Provincia de Córdoba, a la orden y en cuenta que fije la Repartición.</w:t>
      </w:r>
    </w:p>
    <w:p w14:paraId="3D061693" w14:textId="77777777" w:rsidR="006E3B83" w:rsidRDefault="006E3B83" w:rsidP="006E3B83">
      <w:r>
        <w:t xml:space="preserve"> </w:t>
      </w:r>
    </w:p>
    <w:p w14:paraId="2D9CE95C" w14:textId="113EE329" w:rsidR="006E3B83" w:rsidRPr="006E3B83" w:rsidRDefault="006E3B83" w:rsidP="006E3B83">
      <w:pPr>
        <w:rPr>
          <w:b/>
        </w:rPr>
      </w:pPr>
      <w:r w:rsidRPr="006E3B83">
        <w:rPr>
          <w:b/>
        </w:rPr>
        <w:t>Artículo N° 5</w:t>
      </w:r>
      <w:r w:rsidR="004E5E0D">
        <w:rPr>
          <w:b/>
        </w:rPr>
        <w:t>6</w:t>
      </w:r>
      <w:r w:rsidRPr="006E3B83">
        <w:rPr>
          <w:b/>
        </w:rPr>
        <w:t>:</w:t>
      </w:r>
      <w:r w:rsidRPr="006E3B83">
        <w:rPr>
          <w:b/>
        </w:rPr>
        <w:tab/>
        <w:t>RESCISIÓN DEL CONTRATO</w:t>
      </w:r>
    </w:p>
    <w:p w14:paraId="77B12DBC" w14:textId="77777777" w:rsidR="006E3B83" w:rsidRDefault="006E3B83" w:rsidP="006E3B83"/>
    <w:p w14:paraId="1F09A0C1" w14:textId="1C6C0C38" w:rsidR="006E3B83" w:rsidRDefault="006E3B83" w:rsidP="006E3B83">
      <w:r>
        <w:t xml:space="preserve">Se </w:t>
      </w:r>
      <w:r w:rsidR="0093100C">
        <w:t>aplicará</w:t>
      </w:r>
      <w:r>
        <w:t xml:space="preserve"> lo que establece en particular la Ley de Obras Públicas N° 8614, y sus pertinentes Decretos Reglamentarios.</w:t>
      </w:r>
    </w:p>
    <w:p w14:paraId="7AD9DFA6" w14:textId="77777777" w:rsidR="00B31486" w:rsidRDefault="00B31486" w:rsidP="006E3B83"/>
    <w:p w14:paraId="1365D772" w14:textId="77777777" w:rsidR="00B31486" w:rsidRDefault="00B31486" w:rsidP="006E3B83"/>
    <w:p w14:paraId="18272E86" w14:textId="69407B86" w:rsidR="008948C7" w:rsidRDefault="008948C7" w:rsidP="00F521ED">
      <w:pPr>
        <w:spacing w:after="200" w:line="276" w:lineRule="auto"/>
        <w:jc w:val="left"/>
        <w:rPr>
          <w:b/>
        </w:rPr>
      </w:pPr>
    </w:p>
    <w:p w14:paraId="69CFA875" w14:textId="77777777" w:rsidR="00F521ED" w:rsidRDefault="00F521ED" w:rsidP="00F521ED">
      <w:pPr>
        <w:spacing w:after="200" w:line="276" w:lineRule="auto"/>
        <w:jc w:val="left"/>
        <w:rPr>
          <w:b/>
        </w:rPr>
      </w:pPr>
    </w:p>
    <w:p w14:paraId="184EC758" w14:textId="7A8E6512" w:rsidR="00B31486" w:rsidRDefault="00B31486" w:rsidP="00B31486">
      <w:pPr>
        <w:jc w:val="center"/>
        <w:rPr>
          <w:b/>
        </w:rPr>
      </w:pPr>
      <w:r w:rsidRPr="00B31486">
        <w:rPr>
          <w:b/>
        </w:rPr>
        <w:lastRenderedPageBreak/>
        <w:t xml:space="preserve">ANEXO 1 </w:t>
      </w:r>
      <w:r w:rsidR="00AE3B4F" w:rsidRPr="00141FBB">
        <w:rPr>
          <w:b/>
        </w:rPr>
        <w:t>AL PLIEGO PARTICULAR DE CONDICIONES</w:t>
      </w:r>
    </w:p>
    <w:p w14:paraId="4BF8D59D" w14:textId="496FEBB2" w:rsidR="00AE3B4F" w:rsidRDefault="00AE3B4F" w:rsidP="00B31486">
      <w:pPr>
        <w:jc w:val="center"/>
        <w:rPr>
          <w:b/>
        </w:rPr>
      </w:pPr>
      <w:r>
        <w:rPr>
          <w:b/>
        </w:rPr>
        <w:t xml:space="preserve">SOLICITUD DE </w:t>
      </w:r>
      <w:r w:rsidR="002A053D">
        <w:rPr>
          <w:b/>
        </w:rPr>
        <w:t>ADMISIÓN</w:t>
      </w:r>
    </w:p>
    <w:p w14:paraId="2142453A" w14:textId="77777777" w:rsidR="00B31486" w:rsidRDefault="00B31486" w:rsidP="00B31486"/>
    <w:p w14:paraId="066675C6" w14:textId="77777777" w:rsidR="00B31486" w:rsidRDefault="00B31486" w:rsidP="00B31486"/>
    <w:p w14:paraId="3B567178" w14:textId="49DBE9E1" w:rsidR="00B31486" w:rsidRPr="00B31486" w:rsidRDefault="00B31486" w:rsidP="00B31486">
      <w:pPr>
        <w:rPr>
          <w:sz w:val="20"/>
          <w:szCs w:val="20"/>
        </w:rPr>
      </w:pPr>
      <w:r w:rsidRPr="00B31486">
        <w:rPr>
          <w:sz w:val="20"/>
          <w:szCs w:val="20"/>
        </w:rPr>
        <w:t>A los fines previstos en el llamado a LICITACIÓN PUBLICA Nº............ de la obra................................... convocado por  la  Municipalidad de Alta Gracia,  quién  suscribe................................  Con  Documento  de  Identidad  (Tipo  y Nº)..........................con domicilio</w:t>
      </w:r>
      <w:r w:rsidRPr="00B31486">
        <w:rPr>
          <w:sz w:val="20"/>
          <w:szCs w:val="20"/>
        </w:rPr>
        <w:tab/>
        <w:t>(I).....................................</w:t>
      </w:r>
      <w:r w:rsidRPr="00B31486">
        <w:rPr>
          <w:sz w:val="20"/>
          <w:szCs w:val="20"/>
        </w:rPr>
        <w:tab/>
        <w:t>Teléfono.....................</w:t>
      </w:r>
      <w:r w:rsidRPr="00B31486">
        <w:rPr>
          <w:sz w:val="20"/>
          <w:szCs w:val="20"/>
        </w:rPr>
        <w:tab/>
        <w:t>en</w:t>
      </w:r>
      <w:r w:rsidRPr="00B31486">
        <w:rPr>
          <w:sz w:val="20"/>
          <w:szCs w:val="20"/>
        </w:rPr>
        <w:tab/>
        <w:t>carácter de</w:t>
      </w:r>
    </w:p>
    <w:p w14:paraId="52E4607B" w14:textId="521FA86F" w:rsidR="00B31486" w:rsidRPr="00B31486" w:rsidRDefault="00B31486" w:rsidP="00B31486">
      <w:pPr>
        <w:rPr>
          <w:sz w:val="20"/>
          <w:szCs w:val="20"/>
        </w:rPr>
      </w:pPr>
      <w:r w:rsidRPr="00B31486">
        <w:rPr>
          <w:sz w:val="20"/>
          <w:szCs w:val="20"/>
        </w:rPr>
        <w:t>Representante  Legal  de  la  empresa  (II)  ………….......................................  con  domicilio  de  origen  en  (III)…............................... solicita se considere su presentación, a cuyos efectos acompaña toda la documentación exigida en el Art. 12 del P.P.C. en sobre debidamente cerrado. Asimismo, declara que toda la información suministrada se aporta en carácter de Declaración Jurada y que como garantía de la Propuesta se adjunta (IV)…......................... equivalente al uno por ciento (1%) del monto del Presupuesto Oficial de la Obra, cuyo plazo de vigencia es de.................................‐</w:t>
      </w:r>
    </w:p>
    <w:p w14:paraId="1E564320" w14:textId="77777777" w:rsidR="00B31486" w:rsidRPr="00B31486" w:rsidRDefault="00B31486" w:rsidP="00B31486">
      <w:pPr>
        <w:rPr>
          <w:sz w:val="20"/>
          <w:szCs w:val="20"/>
        </w:rPr>
      </w:pPr>
    </w:p>
    <w:p w14:paraId="6E59E070" w14:textId="77777777" w:rsidR="00B31486" w:rsidRPr="00B31486" w:rsidRDefault="00B31486" w:rsidP="00B31486">
      <w:pPr>
        <w:rPr>
          <w:sz w:val="20"/>
          <w:szCs w:val="20"/>
        </w:rPr>
      </w:pPr>
    </w:p>
    <w:p w14:paraId="19CC79E2" w14:textId="77777777" w:rsidR="00B31486" w:rsidRPr="00B31486" w:rsidRDefault="00B31486" w:rsidP="00B31486">
      <w:pPr>
        <w:rPr>
          <w:sz w:val="20"/>
          <w:szCs w:val="20"/>
        </w:rPr>
      </w:pPr>
    </w:p>
    <w:p w14:paraId="546C9B55" w14:textId="77777777" w:rsidR="00B31486" w:rsidRPr="00B31486" w:rsidRDefault="00B31486" w:rsidP="00B31486">
      <w:pPr>
        <w:rPr>
          <w:sz w:val="20"/>
          <w:szCs w:val="20"/>
        </w:rPr>
      </w:pPr>
    </w:p>
    <w:p w14:paraId="658FE99D" w14:textId="77777777" w:rsidR="00B31486" w:rsidRPr="00B31486" w:rsidRDefault="00B31486" w:rsidP="00B31486">
      <w:pPr>
        <w:rPr>
          <w:sz w:val="20"/>
          <w:szCs w:val="20"/>
        </w:rPr>
      </w:pPr>
    </w:p>
    <w:p w14:paraId="5D020ECA" w14:textId="77777777" w:rsidR="00B31486" w:rsidRPr="00B31486" w:rsidRDefault="00B31486" w:rsidP="00B31486">
      <w:pPr>
        <w:rPr>
          <w:sz w:val="20"/>
          <w:szCs w:val="20"/>
        </w:rPr>
      </w:pPr>
    </w:p>
    <w:p w14:paraId="32FE44A8" w14:textId="77777777" w:rsidR="00B31486" w:rsidRPr="00B31486" w:rsidRDefault="00B31486" w:rsidP="00B31486">
      <w:pPr>
        <w:rPr>
          <w:sz w:val="20"/>
          <w:szCs w:val="20"/>
        </w:rPr>
      </w:pPr>
    </w:p>
    <w:p w14:paraId="5F9CC2BC" w14:textId="77777777" w:rsidR="00B31486" w:rsidRPr="00B31486" w:rsidRDefault="00B31486" w:rsidP="00B31486">
      <w:pPr>
        <w:rPr>
          <w:sz w:val="20"/>
          <w:szCs w:val="20"/>
        </w:rPr>
      </w:pPr>
    </w:p>
    <w:p w14:paraId="201C577C" w14:textId="77777777" w:rsidR="00B31486" w:rsidRPr="00B31486" w:rsidRDefault="00B31486" w:rsidP="00B31486">
      <w:pPr>
        <w:rPr>
          <w:sz w:val="20"/>
          <w:szCs w:val="20"/>
        </w:rPr>
      </w:pPr>
    </w:p>
    <w:p w14:paraId="7A54FF3E" w14:textId="77777777" w:rsidR="00B31486" w:rsidRPr="00B31486" w:rsidRDefault="00B31486" w:rsidP="00B31486">
      <w:pPr>
        <w:rPr>
          <w:sz w:val="20"/>
          <w:szCs w:val="20"/>
        </w:rPr>
      </w:pPr>
    </w:p>
    <w:p w14:paraId="29D0ED81" w14:textId="77777777" w:rsidR="00B31486" w:rsidRPr="00B31486" w:rsidRDefault="00B31486" w:rsidP="00B31486">
      <w:pPr>
        <w:rPr>
          <w:sz w:val="20"/>
          <w:szCs w:val="20"/>
        </w:rPr>
      </w:pPr>
    </w:p>
    <w:p w14:paraId="4F342AA1" w14:textId="77777777" w:rsidR="00B31486" w:rsidRPr="00B31486" w:rsidRDefault="00B31486" w:rsidP="00B31486">
      <w:pPr>
        <w:rPr>
          <w:sz w:val="20"/>
          <w:szCs w:val="20"/>
        </w:rPr>
      </w:pPr>
    </w:p>
    <w:p w14:paraId="1F54483E" w14:textId="77777777" w:rsidR="00B31486" w:rsidRPr="00B31486" w:rsidRDefault="00B31486" w:rsidP="00B31486">
      <w:pPr>
        <w:rPr>
          <w:sz w:val="20"/>
          <w:szCs w:val="20"/>
        </w:rPr>
      </w:pPr>
    </w:p>
    <w:p w14:paraId="7F643F9F" w14:textId="77777777" w:rsidR="00B31486" w:rsidRPr="00B31486" w:rsidRDefault="00B31486" w:rsidP="00B31486">
      <w:pPr>
        <w:rPr>
          <w:sz w:val="20"/>
          <w:szCs w:val="20"/>
        </w:rPr>
      </w:pPr>
    </w:p>
    <w:p w14:paraId="43E9B371" w14:textId="77777777" w:rsidR="00B31486" w:rsidRPr="00B31486" w:rsidRDefault="00B31486" w:rsidP="00B31486">
      <w:pPr>
        <w:rPr>
          <w:sz w:val="20"/>
          <w:szCs w:val="20"/>
        </w:rPr>
      </w:pPr>
    </w:p>
    <w:p w14:paraId="7795D97A" w14:textId="77777777" w:rsidR="00B31486" w:rsidRPr="00B31486" w:rsidRDefault="00B31486" w:rsidP="00B31486">
      <w:pPr>
        <w:rPr>
          <w:sz w:val="20"/>
          <w:szCs w:val="20"/>
        </w:rPr>
      </w:pPr>
    </w:p>
    <w:p w14:paraId="4AC51EF2" w14:textId="0535CF8A" w:rsidR="00B31486" w:rsidRPr="00B31486" w:rsidRDefault="00B31486" w:rsidP="00B31486">
      <w:pPr>
        <w:rPr>
          <w:sz w:val="20"/>
          <w:szCs w:val="20"/>
        </w:rPr>
      </w:pPr>
      <w:r w:rsidRPr="00B31486">
        <w:rPr>
          <w:sz w:val="20"/>
          <w:szCs w:val="20"/>
        </w:rPr>
        <w:t>Director Técnico</w:t>
      </w:r>
      <w:r w:rsidRPr="00B31486">
        <w:rPr>
          <w:sz w:val="20"/>
          <w:szCs w:val="20"/>
        </w:rPr>
        <w:tab/>
        <w:t xml:space="preserve">                                      </w:t>
      </w:r>
      <w:r>
        <w:rPr>
          <w:sz w:val="20"/>
          <w:szCs w:val="20"/>
        </w:rPr>
        <w:t xml:space="preserve">                </w:t>
      </w:r>
      <w:r w:rsidRPr="00B31486">
        <w:rPr>
          <w:sz w:val="20"/>
          <w:szCs w:val="20"/>
        </w:rPr>
        <w:t xml:space="preserve">      Proponente</w:t>
      </w:r>
    </w:p>
    <w:p w14:paraId="07410D0C" w14:textId="09C5F1E5" w:rsidR="00B31486" w:rsidRPr="00B31486" w:rsidRDefault="00B31486" w:rsidP="00B31486">
      <w:pPr>
        <w:rPr>
          <w:sz w:val="20"/>
          <w:szCs w:val="20"/>
        </w:rPr>
      </w:pPr>
      <w:r w:rsidRPr="00B31486">
        <w:rPr>
          <w:sz w:val="20"/>
          <w:szCs w:val="20"/>
        </w:rPr>
        <w:t>Nombre, título profesional</w:t>
      </w:r>
      <w:r w:rsidRPr="00B31486">
        <w:rPr>
          <w:sz w:val="20"/>
          <w:szCs w:val="20"/>
        </w:rPr>
        <w:tab/>
        <w:t xml:space="preserve">                             Nombre, firma y</w:t>
      </w:r>
    </w:p>
    <w:p w14:paraId="659E44BF" w14:textId="09DD999D" w:rsidR="00B31486" w:rsidRPr="00B31486" w:rsidRDefault="00B31486" w:rsidP="00B31486">
      <w:pPr>
        <w:rPr>
          <w:sz w:val="20"/>
          <w:szCs w:val="20"/>
        </w:rPr>
      </w:pPr>
      <w:r w:rsidRPr="00B31486">
        <w:rPr>
          <w:sz w:val="20"/>
          <w:szCs w:val="20"/>
        </w:rPr>
        <w:t>Nro. de matrícula profesional</w:t>
      </w:r>
      <w:r w:rsidRPr="00B31486">
        <w:rPr>
          <w:sz w:val="20"/>
          <w:szCs w:val="20"/>
        </w:rPr>
        <w:tab/>
        <w:t xml:space="preserve">                              sello aclaratorio</w:t>
      </w:r>
    </w:p>
    <w:p w14:paraId="03C046DB" w14:textId="7C67A790" w:rsidR="00B31486" w:rsidRPr="00B31486" w:rsidRDefault="00B31486" w:rsidP="00B31486">
      <w:pPr>
        <w:rPr>
          <w:sz w:val="20"/>
          <w:szCs w:val="20"/>
        </w:rPr>
      </w:pPr>
      <w:r w:rsidRPr="00B31486">
        <w:rPr>
          <w:sz w:val="20"/>
          <w:szCs w:val="20"/>
        </w:rPr>
        <w:t>Firma y sello aclaratorio</w:t>
      </w:r>
      <w:r w:rsidRPr="00B31486">
        <w:rPr>
          <w:sz w:val="20"/>
          <w:szCs w:val="20"/>
        </w:rPr>
        <w:tab/>
        <w:t xml:space="preserve">                              </w:t>
      </w:r>
      <w:r>
        <w:rPr>
          <w:sz w:val="20"/>
          <w:szCs w:val="20"/>
        </w:rPr>
        <w:t xml:space="preserve">                </w:t>
      </w:r>
      <w:r w:rsidRPr="00B31486">
        <w:rPr>
          <w:sz w:val="20"/>
          <w:szCs w:val="20"/>
        </w:rPr>
        <w:t>Domicilio real</w:t>
      </w:r>
    </w:p>
    <w:p w14:paraId="026AEF84" w14:textId="77777777" w:rsidR="00B31486" w:rsidRPr="00B31486" w:rsidRDefault="00B31486" w:rsidP="00B31486">
      <w:pPr>
        <w:rPr>
          <w:sz w:val="20"/>
          <w:szCs w:val="20"/>
        </w:rPr>
      </w:pPr>
      <w:r w:rsidRPr="00B31486">
        <w:rPr>
          <w:sz w:val="20"/>
          <w:szCs w:val="20"/>
        </w:rPr>
        <w:t>Domicilio real.</w:t>
      </w:r>
    </w:p>
    <w:p w14:paraId="5B735805" w14:textId="77777777" w:rsidR="00B31486" w:rsidRPr="00B31486" w:rsidRDefault="00B31486" w:rsidP="00B31486">
      <w:pPr>
        <w:rPr>
          <w:sz w:val="20"/>
          <w:szCs w:val="20"/>
        </w:rPr>
      </w:pPr>
      <w:r w:rsidRPr="00B31486">
        <w:rPr>
          <w:sz w:val="20"/>
          <w:szCs w:val="20"/>
        </w:rPr>
        <w:t>Observaciones</w:t>
      </w:r>
    </w:p>
    <w:p w14:paraId="73049314" w14:textId="77777777" w:rsidR="00B31486" w:rsidRPr="00B31486" w:rsidRDefault="00B31486" w:rsidP="00B31486">
      <w:pPr>
        <w:rPr>
          <w:sz w:val="20"/>
          <w:szCs w:val="20"/>
        </w:rPr>
      </w:pPr>
    </w:p>
    <w:p w14:paraId="118B6041" w14:textId="77777777" w:rsidR="00B31486" w:rsidRPr="00B31486" w:rsidRDefault="00B31486" w:rsidP="00B31486">
      <w:pPr>
        <w:rPr>
          <w:sz w:val="20"/>
          <w:szCs w:val="20"/>
        </w:rPr>
      </w:pPr>
    </w:p>
    <w:p w14:paraId="2AF84600" w14:textId="77777777" w:rsidR="00B31486" w:rsidRPr="00B31486" w:rsidRDefault="00B31486" w:rsidP="00B31486">
      <w:pPr>
        <w:rPr>
          <w:sz w:val="20"/>
          <w:szCs w:val="20"/>
        </w:rPr>
      </w:pPr>
      <w:r w:rsidRPr="00B31486">
        <w:rPr>
          <w:sz w:val="20"/>
          <w:szCs w:val="20"/>
        </w:rPr>
        <w:t>(I)</w:t>
      </w:r>
      <w:r w:rsidRPr="00B31486">
        <w:rPr>
          <w:sz w:val="20"/>
          <w:szCs w:val="20"/>
        </w:rPr>
        <w:tab/>
        <w:t>Domicilio del Representante Legal donde será notificado el Oferente durante toda la etapa Licitatoria. Será fijado dentro de la Provincia de Córdoba.‐</w:t>
      </w:r>
    </w:p>
    <w:p w14:paraId="11A2442C" w14:textId="77777777" w:rsidR="00B31486" w:rsidRPr="00B31486" w:rsidRDefault="00B31486" w:rsidP="00B31486">
      <w:pPr>
        <w:rPr>
          <w:sz w:val="20"/>
          <w:szCs w:val="20"/>
        </w:rPr>
      </w:pPr>
      <w:r w:rsidRPr="00B31486">
        <w:rPr>
          <w:sz w:val="20"/>
          <w:szCs w:val="20"/>
        </w:rPr>
        <w:t>(II)</w:t>
      </w:r>
      <w:r w:rsidRPr="00B31486">
        <w:rPr>
          <w:sz w:val="20"/>
          <w:szCs w:val="20"/>
        </w:rPr>
        <w:tab/>
        <w:t>Nombre con que el Oferente se presenta a esta Licitación. Si es contrato asociativo, designar el nombre adoptado y el de cada una de las empresas que lo constituyen.</w:t>
      </w:r>
    </w:p>
    <w:p w14:paraId="191DFB1E" w14:textId="77777777" w:rsidR="00B31486" w:rsidRPr="00B31486" w:rsidRDefault="00B31486" w:rsidP="00B31486">
      <w:pPr>
        <w:rPr>
          <w:sz w:val="20"/>
          <w:szCs w:val="20"/>
        </w:rPr>
      </w:pPr>
      <w:r w:rsidRPr="00B31486">
        <w:rPr>
          <w:sz w:val="20"/>
          <w:szCs w:val="20"/>
        </w:rPr>
        <w:t>(III)</w:t>
      </w:r>
      <w:r w:rsidRPr="00B31486">
        <w:rPr>
          <w:sz w:val="20"/>
          <w:szCs w:val="20"/>
        </w:rPr>
        <w:tab/>
        <w:t>Indicar el domicilio de Origen de la Empresa Oferente. En caso de contratos asociativos, indicar el establecido para ésta y el de cada una de las integrantes.‐</w:t>
      </w:r>
    </w:p>
    <w:p w14:paraId="2E376B0B" w14:textId="77777777" w:rsidR="00B31486" w:rsidRDefault="00B31486" w:rsidP="00B31486">
      <w:pPr>
        <w:rPr>
          <w:sz w:val="20"/>
          <w:szCs w:val="20"/>
        </w:rPr>
      </w:pPr>
      <w:r w:rsidRPr="00B31486">
        <w:rPr>
          <w:sz w:val="20"/>
          <w:szCs w:val="20"/>
        </w:rPr>
        <w:t>(IV)</w:t>
      </w:r>
      <w:r w:rsidRPr="00B31486">
        <w:rPr>
          <w:sz w:val="20"/>
          <w:szCs w:val="20"/>
        </w:rPr>
        <w:tab/>
        <w:t>Constituida en alguna de las formas previstas en el Art. 23 del Pliego Particular de Condiciones.‐</w:t>
      </w:r>
    </w:p>
    <w:p w14:paraId="5E7E761B" w14:textId="77777777" w:rsidR="00F521ED" w:rsidRDefault="00F521ED" w:rsidP="00B31486">
      <w:pPr>
        <w:rPr>
          <w:sz w:val="20"/>
          <w:szCs w:val="20"/>
        </w:rPr>
      </w:pPr>
    </w:p>
    <w:p w14:paraId="3485CF56" w14:textId="77777777" w:rsidR="00F521ED" w:rsidRDefault="00F521ED" w:rsidP="00B31486">
      <w:pPr>
        <w:rPr>
          <w:sz w:val="20"/>
          <w:szCs w:val="20"/>
        </w:rPr>
      </w:pPr>
    </w:p>
    <w:p w14:paraId="0C6FF4CE" w14:textId="77777777" w:rsidR="00F521ED" w:rsidRPr="00B31486" w:rsidRDefault="00F521ED" w:rsidP="00B31486">
      <w:pPr>
        <w:rPr>
          <w:sz w:val="20"/>
          <w:szCs w:val="20"/>
        </w:rPr>
      </w:pPr>
    </w:p>
    <w:p w14:paraId="2387CE36" w14:textId="77777777" w:rsidR="00B31486" w:rsidRDefault="00B31486" w:rsidP="006E3B83"/>
    <w:p w14:paraId="726DA74A" w14:textId="77777777" w:rsidR="00B31486" w:rsidRDefault="00B31486" w:rsidP="006E3B83"/>
    <w:p w14:paraId="73B7C95A" w14:textId="77777777" w:rsidR="00B31486" w:rsidRDefault="00B31486" w:rsidP="006E3B83"/>
    <w:p w14:paraId="245F28E5" w14:textId="77777777" w:rsidR="00B31486" w:rsidRPr="00141FBB" w:rsidRDefault="00B31486" w:rsidP="00141FBB">
      <w:pPr>
        <w:jc w:val="center"/>
        <w:rPr>
          <w:b/>
        </w:rPr>
      </w:pPr>
      <w:r w:rsidRPr="00141FBB">
        <w:rPr>
          <w:b/>
        </w:rPr>
        <w:lastRenderedPageBreak/>
        <w:t>ANEXO 2 AL PLIEGO PARTICULAR DE CONDICIONES</w:t>
      </w:r>
    </w:p>
    <w:p w14:paraId="71B09B5A" w14:textId="77777777" w:rsidR="00B31486" w:rsidRPr="00141FBB" w:rsidRDefault="00B31486" w:rsidP="00141FBB">
      <w:pPr>
        <w:jc w:val="center"/>
        <w:rPr>
          <w:b/>
        </w:rPr>
      </w:pPr>
    </w:p>
    <w:p w14:paraId="1F44B473" w14:textId="77777777" w:rsidR="00B31486" w:rsidRPr="00141FBB" w:rsidRDefault="00B31486" w:rsidP="00141FBB">
      <w:pPr>
        <w:jc w:val="center"/>
        <w:rPr>
          <w:b/>
        </w:rPr>
      </w:pPr>
      <w:r w:rsidRPr="00141FBB">
        <w:rPr>
          <w:b/>
        </w:rPr>
        <w:t>DECLARACIONES  JURADAS</w:t>
      </w:r>
    </w:p>
    <w:p w14:paraId="5CA1AB68" w14:textId="77777777" w:rsidR="00B31486" w:rsidRDefault="00B31486" w:rsidP="00B31486"/>
    <w:p w14:paraId="41399D75" w14:textId="6A3D42B1" w:rsidR="00B31486" w:rsidRDefault="002A053D" w:rsidP="00B31486">
      <w:r>
        <w:t>LICITACIÓN PÚ</w:t>
      </w:r>
      <w:r w:rsidR="00B31486">
        <w:t>BLICA N° OBRA:</w:t>
      </w:r>
    </w:p>
    <w:p w14:paraId="5A5A61D3" w14:textId="332DC058" w:rsidR="00B31486" w:rsidRDefault="002A053D" w:rsidP="00B31486">
      <w:r>
        <w:t>UBICACIÓN</w:t>
      </w:r>
      <w:r w:rsidR="00B31486">
        <w:t>:</w:t>
      </w:r>
    </w:p>
    <w:p w14:paraId="5867D110" w14:textId="77777777" w:rsidR="00B31486" w:rsidRDefault="00B31486" w:rsidP="00B31486"/>
    <w:p w14:paraId="21CC44DB" w14:textId="77777777" w:rsidR="00B31486" w:rsidRDefault="00B31486" w:rsidP="00B31486"/>
    <w:p w14:paraId="347A4A92" w14:textId="77777777" w:rsidR="00B31486" w:rsidRDefault="00B31486" w:rsidP="00B31486">
      <w:r>
        <w:t>Los</w:t>
      </w:r>
      <w:r>
        <w:tab/>
        <w:t>abajo</w:t>
      </w:r>
      <w:r>
        <w:tab/>
        <w:t>firmantes,</w:t>
      </w:r>
      <w:r>
        <w:tab/>
        <w:t>en</w:t>
      </w:r>
      <w:r>
        <w:tab/>
        <w:t>nombre</w:t>
      </w:r>
      <w:r>
        <w:tab/>
        <w:t>y</w:t>
      </w:r>
      <w:r>
        <w:tab/>
        <w:t>representación</w:t>
      </w:r>
      <w:r>
        <w:tab/>
        <w:t>de</w:t>
      </w:r>
      <w:r>
        <w:tab/>
        <w:t>la/s</w:t>
      </w:r>
      <w:r>
        <w:tab/>
        <w:t>Empresa/s Constructora/s................................................manifiestan con carácter de declaración jurada:</w:t>
      </w:r>
    </w:p>
    <w:p w14:paraId="528B81AE" w14:textId="77777777" w:rsidR="00B31486" w:rsidRDefault="00B31486" w:rsidP="00B31486">
      <w:r>
        <w:t>-</w:t>
      </w:r>
      <w:r>
        <w:tab/>
        <w:t>Que renuncia al Fuero Federal o a cualquier otra excepción que le pudiera corresponder y se somete a jurisdicción de los Tribunales de la Ciudad de Córdoba con materia contencioso‐ administrativa, de la Primera Circunscripción del Poder Judicial de la Provincia de Córdoba.</w:t>
      </w:r>
    </w:p>
    <w:p w14:paraId="4CFAC45B" w14:textId="77777777" w:rsidR="00B31486" w:rsidRDefault="00B31486" w:rsidP="00B31486">
      <w:r>
        <w:t>-</w:t>
      </w:r>
      <w:r>
        <w:tab/>
        <w:t>Que la cuenta corriente bancaria no ha sido cerrada por orden del Banco Central de la República Argentina durante el transcurso del último año, aún si la misma hubiese sido nuevamente habilitada.</w:t>
      </w:r>
    </w:p>
    <w:p w14:paraId="4B4BB039" w14:textId="77777777" w:rsidR="00B31486" w:rsidRDefault="00B31486" w:rsidP="00B31486">
      <w:r>
        <w:t>-</w:t>
      </w:r>
      <w:r>
        <w:tab/>
        <w:t>Que no ha sido declarado en quiebra o en concurso preventivo o que, si lo fuere, acredite encontrarse debidamente facultado para participar en la presente licitación pública.</w:t>
      </w:r>
    </w:p>
    <w:p w14:paraId="31B45A64" w14:textId="77777777" w:rsidR="00B31486" w:rsidRDefault="00B31486" w:rsidP="00B31486">
      <w:r>
        <w:t>-</w:t>
      </w:r>
      <w:r>
        <w:tab/>
        <w:t>Que no pesa sobre el proponente inhabilitación civil, comercial o penal vigente, por sentencia judicial firme pasada en autoridad de cosa juzgada y que no hay inhabilitación de las mencionadas que pese sobre las personas físicas que integran sus órganos sociales, cuando el proponente fuera una persona jurídica.</w:t>
      </w:r>
    </w:p>
    <w:p w14:paraId="6EFC8671" w14:textId="0041EC05" w:rsidR="00B31486" w:rsidRDefault="00B31486" w:rsidP="00B31486">
      <w:r>
        <w:t>-</w:t>
      </w:r>
      <w:r>
        <w:tab/>
        <w:t>Que aceptan en forma expresa el Artículo 36</w:t>
      </w:r>
      <w:r w:rsidR="008948C7">
        <w:t xml:space="preserve"> </w:t>
      </w:r>
      <w:r>
        <w:t>del P.P.C. que dispone la retención de aportes previsionales de la certificación mensual.‐</w:t>
      </w:r>
    </w:p>
    <w:p w14:paraId="68BE8E44" w14:textId="77777777" w:rsidR="00B31486" w:rsidRDefault="00B31486" w:rsidP="00B31486">
      <w:r>
        <w:t>-</w:t>
      </w:r>
      <w:r>
        <w:tab/>
        <w:t>Que han visitado el lugar de emplazamiento de la obra.‐</w:t>
      </w:r>
    </w:p>
    <w:p w14:paraId="7164B239" w14:textId="77777777" w:rsidR="00B31486" w:rsidRDefault="00B31486" w:rsidP="00B31486"/>
    <w:p w14:paraId="3F1627A6" w14:textId="77777777" w:rsidR="00B31486" w:rsidRDefault="00B31486" w:rsidP="00B31486"/>
    <w:p w14:paraId="4FFBD75B" w14:textId="77777777" w:rsidR="00B31486" w:rsidRDefault="00B31486" w:rsidP="00B31486"/>
    <w:p w14:paraId="0B81A5EA" w14:textId="77777777" w:rsidR="00B31486" w:rsidRDefault="00B31486" w:rsidP="00B31486"/>
    <w:p w14:paraId="0F246709" w14:textId="77777777" w:rsidR="00141FBB" w:rsidRDefault="00B31486" w:rsidP="00141FBB">
      <w:pPr>
        <w:jc w:val="center"/>
      </w:pPr>
      <w:r>
        <w:t xml:space="preserve">Proponente    </w:t>
      </w:r>
    </w:p>
    <w:p w14:paraId="07C6AC0C" w14:textId="02917F3E" w:rsidR="00B31486" w:rsidRDefault="00B31486" w:rsidP="00141FBB">
      <w:pPr>
        <w:jc w:val="center"/>
      </w:pPr>
      <w:r>
        <w:t>Nombre, firma y sello aclaratorio</w:t>
      </w:r>
    </w:p>
    <w:p w14:paraId="6BC2F803" w14:textId="77777777" w:rsidR="00B31486" w:rsidRDefault="00B31486" w:rsidP="00141FBB">
      <w:pPr>
        <w:jc w:val="center"/>
      </w:pPr>
      <w:r>
        <w:t>Domicilio real</w:t>
      </w:r>
    </w:p>
    <w:p w14:paraId="62B279B5" w14:textId="77777777" w:rsidR="00B31486" w:rsidRDefault="00B31486" w:rsidP="006E3B83"/>
    <w:p w14:paraId="5248DF64" w14:textId="77777777" w:rsidR="00B31486" w:rsidRDefault="00B31486" w:rsidP="006E3B83"/>
    <w:p w14:paraId="50AED2F3" w14:textId="77777777" w:rsidR="00B31486" w:rsidRDefault="00B31486" w:rsidP="006E3B83"/>
    <w:p w14:paraId="5DDF8307" w14:textId="77777777" w:rsidR="00B31486" w:rsidRDefault="00B31486" w:rsidP="006E3B83"/>
    <w:p w14:paraId="22CB1F21" w14:textId="77777777" w:rsidR="00141FBB" w:rsidRDefault="00141FBB" w:rsidP="006E3B83"/>
    <w:p w14:paraId="6575F1E8" w14:textId="77777777" w:rsidR="00141FBB" w:rsidRDefault="00141FBB" w:rsidP="006E3B83"/>
    <w:p w14:paraId="78CE359B" w14:textId="7D38CA07" w:rsidR="002A053D" w:rsidRDefault="002A053D">
      <w:pPr>
        <w:spacing w:after="200" w:line="276" w:lineRule="auto"/>
        <w:jc w:val="left"/>
      </w:pPr>
      <w:r>
        <w:br w:type="page"/>
      </w:r>
    </w:p>
    <w:p w14:paraId="23A78314" w14:textId="20032FD8" w:rsidR="00AE3B4F" w:rsidRPr="00141FBB" w:rsidRDefault="00AE3B4F" w:rsidP="00AE3B4F">
      <w:pPr>
        <w:jc w:val="center"/>
        <w:rPr>
          <w:b/>
        </w:rPr>
      </w:pPr>
      <w:r w:rsidRPr="00141FBB">
        <w:rPr>
          <w:b/>
        </w:rPr>
        <w:lastRenderedPageBreak/>
        <w:t xml:space="preserve">ANEXO </w:t>
      </w:r>
      <w:r>
        <w:rPr>
          <w:b/>
        </w:rPr>
        <w:t xml:space="preserve">3 </w:t>
      </w:r>
      <w:r w:rsidRPr="00141FBB">
        <w:rPr>
          <w:b/>
        </w:rPr>
        <w:t>AL PLIEGO PARTICULAR DE CONDICIONES</w:t>
      </w:r>
    </w:p>
    <w:p w14:paraId="59BB626D" w14:textId="6A952CB9" w:rsidR="00AE3B4F" w:rsidRPr="00141FBB" w:rsidRDefault="00AE3B4F" w:rsidP="00AE3B4F">
      <w:pPr>
        <w:jc w:val="center"/>
        <w:rPr>
          <w:b/>
        </w:rPr>
      </w:pPr>
    </w:p>
    <w:p w14:paraId="68819BC0" w14:textId="77777777" w:rsidR="00141FBB" w:rsidRDefault="00141FBB" w:rsidP="006E3B83"/>
    <w:p w14:paraId="4B05BDE9" w14:textId="77777777" w:rsidR="009E15A8" w:rsidRPr="009E15A8" w:rsidRDefault="009E15A8" w:rsidP="009E15A8">
      <w:pPr>
        <w:jc w:val="center"/>
        <w:rPr>
          <w:b/>
        </w:rPr>
      </w:pPr>
      <w:r w:rsidRPr="009E15A8">
        <w:rPr>
          <w:b/>
        </w:rPr>
        <w:t>FORMULARIO  PROPUESTA</w:t>
      </w:r>
    </w:p>
    <w:p w14:paraId="36536A6A" w14:textId="77777777" w:rsidR="009E15A8" w:rsidRDefault="009E15A8" w:rsidP="009E15A8"/>
    <w:p w14:paraId="39262506" w14:textId="77777777" w:rsidR="009E15A8" w:rsidRDefault="009E15A8" w:rsidP="009E15A8"/>
    <w:p w14:paraId="076719B8" w14:textId="77777777" w:rsidR="009E15A8" w:rsidRDefault="009E15A8" w:rsidP="009E15A8">
      <w:r>
        <w:t>LICITACIÓN PÚBLICA Nº: OBRA:</w:t>
      </w:r>
    </w:p>
    <w:p w14:paraId="195266B6" w14:textId="77777777" w:rsidR="009E15A8" w:rsidRDefault="009E15A8" w:rsidP="009E15A8">
      <w:r>
        <w:t>UBICACIÓN:</w:t>
      </w:r>
    </w:p>
    <w:p w14:paraId="093B16CF" w14:textId="77777777" w:rsidR="009E15A8" w:rsidRDefault="009E15A8" w:rsidP="009E15A8"/>
    <w:p w14:paraId="3AE6A9A3" w14:textId="77777777" w:rsidR="009E15A8" w:rsidRDefault="009E15A8" w:rsidP="009E15A8"/>
    <w:p w14:paraId="2A1E71B3" w14:textId="2AED6E0D" w:rsidR="009E15A8" w:rsidRDefault="009E15A8" w:rsidP="009E15A8">
      <w:r>
        <w:t>Los</w:t>
      </w:r>
      <w:r>
        <w:tab/>
        <w:t>abajo</w:t>
      </w:r>
      <w:r>
        <w:tab/>
        <w:t>firmantes,</w:t>
      </w:r>
      <w:r>
        <w:tab/>
        <w:t>en</w:t>
      </w:r>
      <w:r>
        <w:tab/>
        <w:t>nombre</w:t>
      </w:r>
      <w:r>
        <w:tab/>
        <w:t>y</w:t>
      </w:r>
      <w:r>
        <w:tab/>
        <w:t>representación</w:t>
      </w:r>
      <w:r>
        <w:tab/>
        <w:t>de</w:t>
      </w:r>
      <w:r>
        <w:tab/>
        <w:t>la/s Empresas............................................................................................................................................................................................</w:t>
      </w:r>
      <w:r>
        <w:tab/>
        <w:t>constituyendo</w:t>
      </w:r>
      <w:r>
        <w:tab/>
        <w:t>domicilio</w:t>
      </w:r>
      <w:r>
        <w:tab/>
        <w:t>legal</w:t>
      </w:r>
      <w:r>
        <w:tab/>
        <w:t>y especia en calle……………………….........................................................</w:t>
      </w:r>
      <w:r>
        <w:tab/>
        <w:t>Nº.................................</w:t>
      </w:r>
    </w:p>
    <w:p w14:paraId="7C8DD443" w14:textId="55E93F6E" w:rsidR="009E15A8" w:rsidRDefault="009E15A8" w:rsidP="009E15A8">
      <w:r>
        <w:t>Barrio................................................ Piso...... Oficina........TE. ........................... Secc ..........., de la ciudad de……………………………………………………………………. de la Provincia de Córdoba, compenetrados de toda la documentación del proyecto para la obra de epígrafe, ofrecen ejecutar todos los trabajos correspondientes y necesarios para la misma, con provisión de toda la mano de obra especializada y sus ayudantes, dirección técnica, Representación Técnica, provisión de equipos, herramientas, vehículos de distinto tipo, máquinas, materiales de aplicación de consumo, energía eléctrica, agua de construcción, combustibles, etc. Que sean necesarios para satisfacer cualitativamente y cuantitativamente los requerimientos de la obra en un todo de acuerdo con los planos, planillas, pliegos, las mejores reglas del arte, la finalidad de la misma y el plazo establecido para su construcción y según las bases de la presente licitación, por la suma de pesos......................................................................................... ($.........................................), que incluyen IVA, como así también todos los demás impuestos, tasas, contribuciones, gravámenes, etc. vigentes y de aplicación a la especie.</w:t>
      </w:r>
    </w:p>
    <w:p w14:paraId="681503FA" w14:textId="77777777" w:rsidR="009E15A8" w:rsidRDefault="009E15A8" w:rsidP="009E15A8">
      <w:r>
        <w:t>La presente cotización es firme y válida por el término de Ciento ochenta (180) días, en los términos del Art. 28 de la Ley de Obras Públicas N° 8614, y Art. 9 del Decreto Reglamentario N° 25743‐C‐51 (T.O. Dec. Nº 4757/77). Declaramos bajo juramento tener total conocimiento y aceptación de los antecedentes y condiciones que rigen la presente licitación, como así también que se ha concurrido a verificar in‐situ las intervenciones a realizar.</w:t>
      </w:r>
    </w:p>
    <w:p w14:paraId="09466E8E" w14:textId="77777777" w:rsidR="009E15A8" w:rsidRDefault="009E15A8" w:rsidP="009E15A8"/>
    <w:p w14:paraId="6E0C042A" w14:textId="77777777" w:rsidR="009E15A8" w:rsidRDefault="009E15A8" w:rsidP="009E15A8"/>
    <w:p w14:paraId="5E08C381" w14:textId="77777777" w:rsidR="009E15A8" w:rsidRDefault="009E15A8" w:rsidP="009E15A8"/>
    <w:p w14:paraId="11411CA2" w14:textId="77777777" w:rsidR="009E15A8" w:rsidRDefault="009E15A8" w:rsidP="009E15A8"/>
    <w:p w14:paraId="09F4347E" w14:textId="77777777" w:rsidR="009E15A8" w:rsidRDefault="009E15A8" w:rsidP="009E15A8"/>
    <w:p w14:paraId="703355A5" w14:textId="77777777" w:rsidR="009E15A8" w:rsidRDefault="009E15A8" w:rsidP="009E15A8">
      <w:pPr>
        <w:jc w:val="center"/>
      </w:pPr>
      <w:r>
        <w:t xml:space="preserve">Proponente    </w:t>
      </w:r>
    </w:p>
    <w:p w14:paraId="788E7DBE" w14:textId="7C69905A" w:rsidR="009E15A8" w:rsidRDefault="009E15A8" w:rsidP="009E15A8">
      <w:pPr>
        <w:jc w:val="center"/>
      </w:pPr>
      <w:r>
        <w:t>Nombre, firma y sello aclaratorio</w:t>
      </w:r>
    </w:p>
    <w:p w14:paraId="4F41066A" w14:textId="0D7AD62A" w:rsidR="00141FBB" w:rsidRDefault="009E15A8" w:rsidP="009E15A8">
      <w:pPr>
        <w:jc w:val="center"/>
      </w:pPr>
      <w:r>
        <w:t>Domicilio real</w:t>
      </w:r>
    </w:p>
    <w:p w14:paraId="329D9281" w14:textId="77777777" w:rsidR="00B81C7E" w:rsidRDefault="00B81C7E" w:rsidP="009E15A8">
      <w:pPr>
        <w:jc w:val="center"/>
      </w:pPr>
    </w:p>
    <w:p w14:paraId="620A27EB" w14:textId="49188547" w:rsidR="00B81C7E" w:rsidRDefault="00B81C7E" w:rsidP="009E15A8">
      <w:pPr>
        <w:jc w:val="center"/>
      </w:pPr>
    </w:p>
    <w:p w14:paraId="4CBDD8F9" w14:textId="22661A60" w:rsidR="00AE3B4F" w:rsidRDefault="00AE3B4F" w:rsidP="009E15A8">
      <w:pPr>
        <w:jc w:val="center"/>
      </w:pPr>
    </w:p>
    <w:p w14:paraId="420E9E28" w14:textId="7A47E199" w:rsidR="00AE3B4F" w:rsidRDefault="00AE3B4F" w:rsidP="009E15A8">
      <w:pPr>
        <w:jc w:val="center"/>
      </w:pPr>
    </w:p>
    <w:p w14:paraId="3977B51F" w14:textId="77777777" w:rsidR="002A053D" w:rsidRDefault="002A053D">
      <w:pPr>
        <w:spacing w:after="200" w:line="276" w:lineRule="auto"/>
        <w:jc w:val="left"/>
        <w:rPr>
          <w:b/>
        </w:rPr>
      </w:pPr>
      <w:r>
        <w:rPr>
          <w:b/>
        </w:rPr>
        <w:br w:type="page"/>
      </w:r>
    </w:p>
    <w:p w14:paraId="349FC433" w14:textId="7BAD1125" w:rsidR="00AE3B4F" w:rsidRPr="00141FBB" w:rsidRDefault="00AE3B4F" w:rsidP="00AE3B4F">
      <w:pPr>
        <w:jc w:val="center"/>
        <w:rPr>
          <w:b/>
        </w:rPr>
      </w:pPr>
      <w:r w:rsidRPr="00141FBB">
        <w:rPr>
          <w:b/>
        </w:rPr>
        <w:lastRenderedPageBreak/>
        <w:t xml:space="preserve">ANEXO </w:t>
      </w:r>
      <w:r>
        <w:rPr>
          <w:b/>
        </w:rPr>
        <w:t>4</w:t>
      </w:r>
      <w:r w:rsidRPr="00141FBB">
        <w:rPr>
          <w:b/>
        </w:rPr>
        <w:t xml:space="preserve"> AL PLIEGO PARTICULAR DE CONDICIONES</w:t>
      </w:r>
    </w:p>
    <w:p w14:paraId="32A6AF35" w14:textId="77777777" w:rsidR="00AE3B4F" w:rsidRDefault="00AE3B4F" w:rsidP="009E15A8">
      <w:pPr>
        <w:jc w:val="center"/>
      </w:pPr>
    </w:p>
    <w:p w14:paraId="3AAA4008" w14:textId="77777777" w:rsidR="00B81C7E" w:rsidRDefault="00B81C7E" w:rsidP="009E15A8">
      <w:pPr>
        <w:jc w:val="center"/>
      </w:pPr>
    </w:p>
    <w:p w14:paraId="492FFA13" w14:textId="6AA89247" w:rsidR="00B81C7E" w:rsidRPr="00B81C7E" w:rsidRDefault="00B81C7E" w:rsidP="009E15A8">
      <w:pPr>
        <w:jc w:val="center"/>
        <w:rPr>
          <w:b/>
        </w:rPr>
      </w:pPr>
      <w:r w:rsidRPr="00B81C7E">
        <w:rPr>
          <w:b/>
        </w:rPr>
        <w:t>PRESUPUESTO DETALLADO</w:t>
      </w:r>
    </w:p>
    <w:p w14:paraId="0AFC1532" w14:textId="77777777" w:rsidR="00B81C7E" w:rsidRDefault="00B81C7E" w:rsidP="009E15A8">
      <w:pPr>
        <w:jc w:val="center"/>
      </w:pPr>
    </w:p>
    <w:p w14:paraId="58C9BCC1" w14:textId="62C713FB" w:rsidR="00B81C7E" w:rsidRDefault="00B81C7E" w:rsidP="009E15A8">
      <w:pPr>
        <w:jc w:val="center"/>
      </w:pPr>
      <w:r w:rsidRPr="00B81C7E">
        <w:rPr>
          <w:rFonts w:ascii="Calibri" w:eastAsia="Calibri" w:hAnsi="Calibri" w:cs="Calibri"/>
          <w:noProof/>
          <w:sz w:val="20"/>
          <w:szCs w:val="20"/>
          <w:lang w:eastAsia="es-AR"/>
        </w:rPr>
        <mc:AlternateContent>
          <mc:Choice Requires="wpg">
            <w:drawing>
              <wp:inline distT="0" distB="0" distL="0" distR="0" wp14:anchorId="0A565D6D" wp14:editId="073F5150">
                <wp:extent cx="5400040" cy="316544"/>
                <wp:effectExtent l="0" t="0" r="0" b="7620"/>
                <wp:docPr id="331"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316544"/>
                          <a:chOff x="0" y="0"/>
                          <a:chExt cx="9485" cy="556"/>
                        </a:xfrm>
                      </wpg:grpSpPr>
                      <pic:pic xmlns:pic="http://schemas.openxmlformats.org/drawingml/2006/picture">
                        <pic:nvPicPr>
                          <pic:cNvPr id="332" name="Picture 3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84"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3" name="Text Box 324"/>
                        <wps:cNvSpPr txBox="1">
                          <a:spLocks noChangeArrowheads="1"/>
                        </wps:cNvSpPr>
                        <wps:spPr bwMode="auto">
                          <a:xfrm>
                            <a:off x="66" y="132"/>
                            <a:ext cx="556"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AC6BE" w14:textId="77777777" w:rsidR="00D27947" w:rsidRDefault="00D27947" w:rsidP="00B81C7E">
                              <w:pPr>
                                <w:spacing w:line="207" w:lineRule="exact"/>
                                <w:rPr>
                                  <w:rFonts w:ascii="Calibri" w:eastAsia="Calibri" w:hAnsi="Calibri" w:cs="Calibri"/>
                                  <w:sz w:val="20"/>
                                  <w:szCs w:val="20"/>
                                </w:rPr>
                              </w:pPr>
                              <w:r>
                                <w:rPr>
                                  <w:rFonts w:ascii="Calibri"/>
                                  <w:b/>
                                  <w:spacing w:val="-1"/>
                                  <w:sz w:val="20"/>
                                </w:rPr>
                                <w:t>OBRA:</w:t>
                              </w:r>
                            </w:p>
                          </w:txbxContent>
                        </wps:txbx>
                        <wps:bodyPr rot="0" vert="horz" wrap="square" lIns="0" tIns="0" rIns="0" bIns="0" anchor="t" anchorCtr="0" upright="1">
                          <a:noAutofit/>
                        </wps:bodyPr>
                      </wps:wsp>
                    </wpg:wgp>
                  </a:graphicData>
                </a:graphic>
              </wp:inline>
            </w:drawing>
          </mc:Choice>
          <mc:Fallback>
            <w:pict>
              <v:group w14:anchorId="0A565D6D" id="Group 323" o:spid="_x0000_s1026" style="width:425.2pt;height:24.9pt;mso-position-horizontal-relative:char;mso-position-vertical-relative:line" coordsize="9485,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5" o:spid="_x0000_s1027" type="#_x0000_t75" style="position:absolute;width:9484;height:5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yhjIAAAA3AAAAA8AAABkcnMvZG93bnJldi54bWxEj09rwkAUxO+FfoflFXopdVMjYlNXEVEi&#10;9OKfFnp8ZJ9JbPZt2F019dO7BcHjMDO/YcbTzjTiRM7XlhW89RIQxIXVNZcKvnbL1xEIH5A1NpZJ&#10;wR95mE4eH8aYaXvmDZ22oRQRwj5DBVUIbSalLyoy6Hu2JY7e3jqDIUpXSu3wHOGmkf0kGUqDNceF&#10;CluaV1T8bo9GwfrnOMsHL4dvt1xcRsXQ60v++a7U81M3+wARqAv38K290grStA//Z+IRkJMr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3f8oYyAAAANwAAAAPAAAAAAAAAAAA&#10;AAAAAJ8CAABkcnMvZG93bnJldi54bWxQSwUGAAAAAAQABAD3AAAAlAMAAAAA&#10;">
                  <v:imagedata r:id="rId10" o:title=""/>
                </v:shape>
                <v:shapetype id="_x0000_t202" coordsize="21600,21600" o:spt="202" path="m,l,21600r21600,l21600,xe">
                  <v:stroke joinstyle="miter"/>
                  <v:path gradientshapeok="t" o:connecttype="rect"/>
                </v:shapetype>
                <v:shape id="Text Box 324" o:spid="_x0000_s1028" type="#_x0000_t202" style="position:absolute;left:66;top:132;width:556;height: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RrxMUA&#10;AADcAAAADwAAAGRycy9kb3ducmV2LnhtbESPQWvCQBSE7wX/w/IEb3VjA1Kjq4hUEAqlMR48PrPP&#10;ZDH7NmZXTf99t1DwOMzMN8xi1dtG3KnzxrGCyTgBQVw6bbhScCi2r+8gfEDW2DgmBT/kYbUcvCww&#10;0+7BOd33oRIRwj5DBXUIbSalL2uy6MeuJY7e2XUWQ5RdJXWHjwi3jXxLkqm0aDgu1NjSpqbysr9Z&#10;Besj5x/m+nX6zs+5KYpZwp/Ti1KjYb+egwjUh2f4v73TCtI0hb8z8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pGvExQAAANwAAAAPAAAAAAAAAAAAAAAAAJgCAABkcnMv&#10;ZG93bnJldi54bWxQSwUGAAAAAAQABAD1AAAAigMAAAAA&#10;" filled="f" stroked="f">
                  <v:textbox inset="0,0,0,0">
                    <w:txbxContent>
                      <w:p w14:paraId="0E9AC6BE" w14:textId="77777777" w:rsidR="00D27947" w:rsidRDefault="00D27947" w:rsidP="00B81C7E">
                        <w:pPr>
                          <w:spacing w:line="207" w:lineRule="exact"/>
                          <w:rPr>
                            <w:rFonts w:ascii="Calibri" w:eastAsia="Calibri" w:hAnsi="Calibri" w:cs="Calibri"/>
                            <w:sz w:val="20"/>
                            <w:szCs w:val="20"/>
                          </w:rPr>
                        </w:pPr>
                        <w:r>
                          <w:rPr>
                            <w:rFonts w:ascii="Calibri"/>
                            <w:b/>
                            <w:spacing w:val="-1"/>
                            <w:sz w:val="20"/>
                          </w:rPr>
                          <w:t>OBRA:</w:t>
                        </w:r>
                      </w:p>
                    </w:txbxContent>
                  </v:textbox>
                </v:shape>
                <w10:anchorlock/>
              </v:group>
            </w:pict>
          </mc:Fallback>
        </mc:AlternateContent>
      </w:r>
    </w:p>
    <w:p w14:paraId="1846BFD7" w14:textId="77777777" w:rsidR="0062356C" w:rsidRPr="0062356C" w:rsidRDefault="0062356C" w:rsidP="0062356C">
      <w:pPr>
        <w:widowControl w:val="0"/>
        <w:jc w:val="left"/>
        <w:rPr>
          <w:rFonts w:ascii="Calibri" w:eastAsia="Calibri" w:hAnsi="Calibri" w:cs="Calibri"/>
          <w:b/>
          <w:bCs/>
          <w:sz w:val="20"/>
          <w:szCs w:val="20"/>
          <w:lang w:val="en-US"/>
        </w:rPr>
      </w:pPr>
    </w:p>
    <w:p w14:paraId="6D3A4FED" w14:textId="77777777" w:rsidR="0062356C" w:rsidRPr="0062356C" w:rsidRDefault="0062356C" w:rsidP="0062356C">
      <w:pPr>
        <w:widowControl w:val="0"/>
        <w:spacing w:before="8"/>
        <w:jc w:val="left"/>
        <w:rPr>
          <w:rFonts w:ascii="Calibri" w:eastAsia="Calibri" w:hAnsi="Calibri" w:cs="Calibri"/>
          <w:b/>
          <w:bCs/>
          <w:sz w:val="17"/>
          <w:szCs w:val="17"/>
          <w:lang w:val="en-US"/>
        </w:rPr>
      </w:pPr>
    </w:p>
    <w:p w14:paraId="71193978" w14:textId="77777777" w:rsidR="0062356C" w:rsidRPr="0062356C" w:rsidRDefault="0062356C" w:rsidP="0062356C">
      <w:pPr>
        <w:widowControl w:val="0"/>
        <w:jc w:val="left"/>
        <w:rPr>
          <w:rFonts w:ascii="Calibri" w:eastAsia="Calibri" w:hAnsi="Calibri" w:cs="Calibri"/>
          <w:sz w:val="20"/>
          <w:szCs w:val="20"/>
          <w:lang w:val="en-US"/>
        </w:rPr>
      </w:pPr>
      <w:r w:rsidRPr="0062356C">
        <w:rPr>
          <w:rFonts w:ascii="Calibri" w:eastAsia="Calibri" w:hAnsi="Calibri" w:cs="Times New Roman"/>
          <w:b/>
          <w:spacing w:val="-1"/>
          <w:w w:val="105"/>
          <w:sz w:val="20"/>
          <w:lang w:val="en-US"/>
        </w:rPr>
        <w:t>Fecha:</w:t>
      </w:r>
    </w:p>
    <w:tbl>
      <w:tblPr>
        <w:tblStyle w:val="TableNormal1"/>
        <w:tblW w:w="9336" w:type="dxa"/>
        <w:tblInd w:w="-10" w:type="dxa"/>
        <w:tblLayout w:type="fixed"/>
        <w:tblLook w:val="01E0" w:firstRow="1" w:lastRow="1" w:firstColumn="1" w:lastColumn="1" w:noHBand="0" w:noVBand="0"/>
      </w:tblPr>
      <w:tblGrid>
        <w:gridCol w:w="534"/>
        <w:gridCol w:w="4934"/>
        <w:gridCol w:w="800"/>
        <w:gridCol w:w="1067"/>
        <w:gridCol w:w="934"/>
        <w:gridCol w:w="1067"/>
      </w:tblGrid>
      <w:tr w:rsidR="0062356C" w:rsidRPr="0062356C" w14:paraId="6D31F244" w14:textId="77777777" w:rsidTr="0062356C">
        <w:trPr>
          <w:trHeight w:hRule="exact" w:val="796"/>
        </w:trPr>
        <w:tc>
          <w:tcPr>
            <w:tcW w:w="534" w:type="dxa"/>
            <w:tcBorders>
              <w:top w:val="single" w:sz="8" w:space="0" w:color="000000"/>
              <w:left w:val="single" w:sz="8" w:space="0" w:color="000000"/>
              <w:bottom w:val="single" w:sz="8" w:space="0" w:color="000000"/>
              <w:right w:val="single" w:sz="8" w:space="0" w:color="000000"/>
            </w:tcBorders>
          </w:tcPr>
          <w:p w14:paraId="40394E16" w14:textId="77777777" w:rsidR="0062356C" w:rsidRPr="0062356C" w:rsidRDefault="0062356C" w:rsidP="0062356C">
            <w:pPr>
              <w:spacing w:before="7"/>
              <w:jc w:val="left"/>
              <w:rPr>
                <w:rFonts w:ascii="Calibri" w:eastAsia="Calibri" w:hAnsi="Calibri" w:cs="Calibri"/>
                <w:b/>
                <w:bCs/>
                <w:sz w:val="20"/>
                <w:szCs w:val="20"/>
                <w:lang w:val="en-US"/>
              </w:rPr>
            </w:pPr>
          </w:p>
          <w:p w14:paraId="71757C6E" w14:textId="77777777" w:rsidR="0062356C" w:rsidRPr="0062356C" w:rsidRDefault="0062356C" w:rsidP="0062356C">
            <w:pPr>
              <w:ind w:left="56"/>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ITEM</w:t>
            </w:r>
          </w:p>
        </w:tc>
        <w:tc>
          <w:tcPr>
            <w:tcW w:w="4934" w:type="dxa"/>
            <w:tcBorders>
              <w:top w:val="single" w:sz="8" w:space="0" w:color="000000"/>
              <w:left w:val="single" w:sz="8" w:space="0" w:color="000000"/>
              <w:bottom w:val="single" w:sz="8" w:space="0" w:color="000000"/>
              <w:right w:val="single" w:sz="8" w:space="0" w:color="000000"/>
            </w:tcBorders>
          </w:tcPr>
          <w:p w14:paraId="43336B04" w14:textId="77777777" w:rsidR="0062356C" w:rsidRPr="0062356C" w:rsidRDefault="0062356C" w:rsidP="0062356C">
            <w:pPr>
              <w:spacing w:before="11"/>
              <w:jc w:val="left"/>
              <w:rPr>
                <w:rFonts w:ascii="Calibri" w:eastAsia="Calibri" w:hAnsi="Calibri" w:cs="Calibri"/>
                <w:b/>
                <w:bCs/>
                <w:sz w:val="19"/>
                <w:szCs w:val="19"/>
                <w:lang w:val="en-US"/>
              </w:rPr>
            </w:pPr>
          </w:p>
          <w:p w14:paraId="269D5764" w14:textId="77777777" w:rsidR="0062356C" w:rsidRPr="0062356C" w:rsidRDefault="0062356C" w:rsidP="0062356C">
            <w:pPr>
              <w:ind w:right="16"/>
              <w:jc w:val="center"/>
              <w:rPr>
                <w:rFonts w:ascii="Calibri" w:eastAsia="Calibri" w:hAnsi="Calibri" w:cs="Calibri"/>
                <w:sz w:val="19"/>
                <w:szCs w:val="19"/>
                <w:lang w:val="en-US"/>
              </w:rPr>
            </w:pPr>
            <w:r w:rsidRPr="0062356C">
              <w:rPr>
                <w:rFonts w:ascii="Calibri" w:eastAsia="Calibri" w:hAnsi="Calibri" w:cs="Times New Roman"/>
                <w:b/>
                <w:spacing w:val="-2"/>
                <w:sz w:val="19"/>
                <w:lang w:val="en-US"/>
              </w:rPr>
              <w:t>DESCRIPCIÓN</w:t>
            </w:r>
          </w:p>
        </w:tc>
        <w:tc>
          <w:tcPr>
            <w:tcW w:w="800" w:type="dxa"/>
            <w:tcBorders>
              <w:top w:val="single" w:sz="8" w:space="0" w:color="000000"/>
              <w:left w:val="single" w:sz="8" w:space="0" w:color="000000"/>
              <w:bottom w:val="single" w:sz="8" w:space="0" w:color="000000"/>
              <w:right w:val="single" w:sz="8" w:space="0" w:color="000000"/>
            </w:tcBorders>
          </w:tcPr>
          <w:p w14:paraId="7D2E501F" w14:textId="77777777" w:rsidR="0062356C" w:rsidRPr="0062356C" w:rsidRDefault="0062356C" w:rsidP="0062356C">
            <w:pPr>
              <w:spacing w:before="11"/>
              <w:jc w:val="left"/>
              <w:rPr>
                <w:rFonts w:ascii="Calibri" w:eastAsia="Calibri" w:hAnsi="Calibri" w:cs="Calibri"/>
                <w:b/>
                <w:bCs/>
                <w:sz w:val="19"/>
                <w:szCs w:val="19"/>
                <w:lang w:val="en-US"/>
              </w:rPr>
            </w:pPr>
          </w:p>
          <w:p w14:paraId="74C4A953" w14:textId="77777777" w:rsidR="0062356C" w:rsidRPr="0062356C" w:rsidRDefault="0062356C" w:rsidP="0062356C">
            <w:pPr>
              <w:ind w:left="56"/>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UNIDAD</w:t>
            </w:r>
          </w:p>
        </w:tc>
        <w:tc>
          <w:tcPr>
            <w:tcW w:w="1067" w:type="dxa"/>
            <w:tcBorders>
              <w:top w:val="single" w:sz="8" w:space="0" w:color="000000"/>
              <w:left w:val="single" w:sz="8" w:space="0" w:color="000000"/>
              <w:bottom w:val="single" w:sz="8" w:space="0" w:color="000000"/>
              <w:right w:val="single" w:sz="8" w:space="0" w:color="000000"/>
            </w:tcBorders>
          </w:tcPr>
          <w:p w14:paraId="37A0BCEE" w14:textId="77777777" w:rsidR="0062356C" w:rsidRPr="0062356C" w:rsidRDefault="0062356C" w:rsidP="0062356C">
            <w:pPr>
              <w:spacing w:before="11"/>
              <w:jc w:val="left"/>
              <w:rPr>
                <w:rFonts w:ascii="Calibri" w:eastAsia="Calibri" w:hAnsi="Calibri" w:cs="Calibri"/>
                <w:b/>
                <w:bCs/>
                <w:sz w:val="19"/>
                <w:szCs w:val="19"/>
                <w:lang w:val="en-US"/>
              </w:rPr>
            </w:pPr>
          </w:p>
          <w:p w14:paraId="2C7CBFF8" w14:textId="77777777" w:rsidR="0062356C" w:rsidRPr="0062356C" w:rsidRDefault="0062356C" w:rsidP="0062356C">
            <w:pPr>
              <w:ind w:left="86"/>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CANTIDAD</w:t>
            </w:r>
          </w:p>
        </w:tc>
        <w:tc>
          <w:tcPr>
            <w:tcW w:w="934" w:type="dxa"/>
            <w:tcBorders>
              <w:top w:val="single" w:sz="8" w:space="0" w:color="000000"/>
              <w:left w:val="single" w:sz="8" w:space="0" w:color="000000"/>
              <w:bottom w:val="single" w:sz="8" w:space="0" w:color="000000"/>
              <w:right w:val="single" w:sz="8" w:space="0" w:color="000000"/>
            </w:tcBorders>
          </w:tcPr>
          <w:p w14:paraId="48DD47D6" w14:textId="77777777" w:rsidR="0062356C" w:rsidRPr="0062356C" w:rsidRDefault="0062356C" w:rsidP="0062356C">
            <w:pPr>
              <w:spacing w:before="119" w:line="273" w:lineRule="auto"/>
              <w:ind w:left="56" w:right="74" w:firstLine="105"/>
              <w:jc w:val="left"/>
              <w:rPr>
                <w:rFonts w:ascii="Calibri" w:eastAsia="Calibri" w:hAnsi="Calibri" w:cs="Calibri"/>
                <w:sz w:val="19"/>
                <w:szCs w:val="19"/>
                <w:lang w:val="en-US"/>
              </w:rPr>
            </w:pPr>
            <w:r w:rsidRPr="0062356C">
              <w:rPr>
                <w:rFonts w:ascii="Calibri" w:eastAsia="Calibri" w:hAnsi="Calibri" w:cs="Times New Roman"/>
                <w:b/>
                <w:spacing w:val="-3"/>
                <w:sz w:val="19"/>
                <w:lang w:val="en-US"/>
              </w:rPr>
              <w:t>PRECIO</w:t>
            </w:r>
            <w:r w:rsidRPr="0062356C">
              <w:rPr>
                <w:rFonts w:ascii="Calibri" w:eastAsia="Calibri" w:hAnsi="Calibri" w:cs="Times New Roman"/>
                <w:b/>
                <w:spacing w:val="21"/>
                <w:w w:val="98"/>
                <w:sz w:val="19"/>
                <w:lang w:val="en-US"/>
              </w:rPr>
              <w:t xml:space="preserve"> </w:t>
            </w:r>
            <w:r w:rsidRPr="0062356C">
              <w:rPr>
                <w:rFonts w:ascii="Calibri" w:eastAsia="Calibri" w:hAnsi="Calibri" w:cs="Times New Roman"/>
                <w:b/>
                <w:spacing w:val="-3"/>
                <w:sz w:val="19"/>
                <w:lang w:val="en-US"/>
              </w:rPr>
              <w:t>UNITARIO</w:t>
            </w:r>
          </w:p>
        </w:tc>
        <w:tc>
          <w:tcPr>
            <w:tcW w:w="1067" w:type="dxa"/>
            <w:tcBorders>
              <w:top w:val="single" w:sz="8" w:space="0" w:color="000000"/>
              <w:left w:val="single" w:sz="8" w:space="0" w:color="000000"/>
              <w:bottom w:val="single" w:sz="8" w:space="0" w:color="000000"/>
              <w:right w:val="single" w:sz="8" w:space="0" w:color="000000"/>
            </w:tcBorders>
          </w:tcPr>
          <w:p w14:paraId="6C19C62A" w14:textId="77777777" w:rsidR="0062356C" w:rsidRPr="0062356C" w:rsidRDefault="0062356C" w:rsidP="0062356C">
            <w:pPr>
              <w:spacing w:before="11"/>
              <w:jc w:val="left"/>
              <w:rPr>
                <w:rFonts w:ascii="Calibri" w:eastAsia="Calibri" w:hAnsi="Calibri" w:cs="Calibri"/>
                <w:b/>
                <w:bCs/>
                <w:sz w:val="19"/>
                <w:szCs w:val="19"/>
                <w:lang w:val="en-US"/>
              </w:rPr>
            </w:pPr>
          </w:p>
          <w:p w14:paraId="33D428E7" w14:textId="77777777" w:rsidR="0062356C" w:rsidRPr="0062356C" w:rsidRDefault="0062356C" w:rsidP="0062356C">
            <w:pPr>
              <w:ind w:left="105"/>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SUBTOTAL</w:t>
            </w:r>
          </w:p>
        </w:tc>
      </w:tr>
      <w:tr w:rsidR="0062356C" w:rsidRPr="0062356C" w14:paraId="79BDF5F9" w14:textId="77777777" w:rsidTr="0062356C">
        <w:trPr>
          <w:trHeight w:hRule="exact" w:val="283"/>
        </w:trPr>
        <w:tc>
          <w:tcPr>
            <w:tcW w:w="534" w:type="dxa"/>
            <w:tcBorders>
              <w:top w:val="single" w:sz="8" w:space="0" w:color="000000"/>
              <w:left w:val="single" w:sz="8" w:space="0" w:color="000000"/>
              <w:bottom w:val="single" w:sz="8" w:space="0" w:color="000000"/>
              <w:right w:val="single" w:sz="8" w:space="0" w:color="000000"/>
            </w:tcBorders>
            <w:shd w:val="clear" w:color="auto" w:fill="D9D9D9"/>
          </w:tcPr>
          <w:p w14:paraId="30281E6E" w14:textId="77777777" w:rsidR="0062356C" w:rsidRPr="0062356C" w:rsidRDefault="0062356C" w:rsidP="0062356C">
            <w:pPr>
              <w:spacing w:line="226" w:lineRule="exact"/>
              <w:jc w:val="center"/>
              <w:rPr>
                <w:rFonts w:ascii="Calibri" w:eastAsia="Calibri" w:hAnsi="Calibri" w:cs="Calibri"/>
                <w:sz w:val="19"/>
                <w:szCs w:val="19"/>
                <w:lang w:val="en-US"/>
              </w:rPr>
            </w:pPr>
            <w:r w:rsidRPr="0062356C">
              <w:rPr>
                <w:rFonts w:ascii="Calibri" w:eastAsia="Calibri" w:hAnsi="Calibri" w:cs="Times New Roman"/>
                <w:b/>
                <w:sz w:val="19"/>
                <w:lang w:val="en-US"/>
              </w:rPr>
              <w:t>1</w:t>
            </w:r>
          </w:p>
        </w:tc>
        <w:tc>
          <w:tcPr>
            <w:tcW w:w="4934" w:type="dxa"/>
            <w:tcBorders>
              <w:top w:val="single" w:sz="8" w:space="0" w:color="000000"/>
              <w:left w:val="single" w:sz="8" w:space="0" w:color="000000"/>
              <w:bottom w:val="single" w:sz="8" w:space="0" w:color="000000"/>
              <w:right w:val="single" w:sz="8" w:space="0" w:color="000000"/>
            </w:tcBorders>
            <w:shd w:val="clear" w:color="auto" w:fill="D9D9D9"/>
          </w:tcPr>
          <w:p w14:paraId="0E242207" w14:textId="77777777" w:rsidR="0062356C" w:rsidRPr="0062356C" w:rsidRDefault="0062356C" w:rsidP="0062356C">
            <w:pPr>
              <w:spacing w:line="226" w:lineRule="exact"/>
              <w:ind w:right="19"/>
              <w:jc w:val="center"/>
              <w:rPr>
                <w:rFonts w:ascii="Calibri" w:eastAsia="Calibri" w:hAnsi="Calibri" w:cs="Calibri"/>
                <w:sz w:val="19"/>
                <w:szCs w:val="19"/>
                <w:lang w:val="en-US"/>
              </w:rPr>
            </w:pPr>
            <w:r w:rsidRPr="0062356C">
              <w:rPr>
                <w:rFonts w:ascii="Calibri" w:eastAsia="Calibri" w:hAnsi="Calibri" w:cs="Times New Roman"/>
                <w:b/>
                <w:w w:val="95"/>
                <w:sz w:val="19"/>
                <w:lang w:val="en-US"/>
              </w:rPr>
              <w:t>ITEM</w:t>
            </w:r>
            <w:r w:rsidRPr="0062356C">
              <w:rPr>
                <w:rFonts w:ascii="Calibri" w:eastAsia="Calibri" w:hAnsi="Calibri" w:cs="Times New Roman"/>
                <w:b/>
                <w:spacing w:val="-14"/>
                <w:w w:val="95"/>
                <w:sz w:val="19"/>
                <w:lang w:val="en-US"/>
              </w:rPr>
              <w:t xml:space="preserve"> </w:t>
            </w:r>
            <w:r w:rsidRPr="0062356C">
              <w:rPr>
                <w:rFonts w:ascii="Calibri" w:eastAsia="Calibri" w:hAnsi="Calibri" w:cs="Times New Roman"/>
                <w:b/>
                <w:spacing w:val="-1"/>
                <w:w w:val="95"/>
                <w:sz w:val="19"/>
                <w:lang w:val="en-US"/>
              </w:rPr>
              <w:t>PRINCIPAL</w:t>
            </w:r>
          </w:p>
        </w:tc>
        <w:tc>
          <w:tcPr>
            <w:tcW w:w="800" w:type="dxa"/>
            <w:tcBorders>
              <w:top w:val="single" w:sz="8" w:space="0" w:color="000000"/>
              <w:left w:val="single" w:sz="8" w:space="0" w:color="000000"/>
              <w:bottom w:val="single" w:sz="8" w:space="0" w:color="000000"/>
              <w:right w:val="single" w:sz="8" w:space="0" w:color="000000"/>
            </w:tcBorders>
            <w:shd w:val="clear" w:color="auto" w:fill="D9D9D9"/>
          </w:tcPr>
          <w:p w14:paraId="1B3A25A3"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D9D9D9"/>
          </w:tcPr>
          <w:p w14:paraId="20C28F72"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shd w:val="clear" w:color="auto" w:fill="D9D9D9"/>
          </w:tcPr>
          <w:p w14:paraId="6305C8DA"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D9D9D9"/>
          </w:tcPr>
          <w:p w14:paraId="6FF73520" w14:textId="77777777" w:rsidR="0062356C" w:rsidRPr="0062356C" w:rsidRDefault="0062356C" w:rsidP="0062356C">
            <w:pPr>
              <w:jc w:val="left"/>
              <w:rPr>
                <w:rFonts w:ascii="Calibri" w:eastAsia="Calibri" w:hAnsi="Calibri" w:cs="Times New Roman"/>
                <w:lang w:val="en-US"/>
              </w:rPr>
            </w:pPr>
          </w:p>
        </w:tc>
      </w:tr>
      <w:tr w:rsidR="0062356C" w:rsidRPr="0062356C" w14:paraId="2B5F648B" w14:textId="77777777" w:rsidTr="0062356C">
        <w:trPr>
          <w:trHeight w:hRule="exact" w:val="282"/>
        </w:trPr>
        <w:tc>
          <w:tcPr>
            <w:tcW w:w="534" w:type="dxa"/>
            <w:tcBorders>
              <w:top w:val="single" w:sz="8" w:space="0" w:color="000000"/>
              <w:left w:val="single" w:sz="8" w:space="0" w:color="000000"/>
              <w:bottom w:val="single" w:sz="8" w:space="0" w:color="000000"/>
              <w:right w:val="single" w:sz="8" w:space="0" w:color="000000"/>
            </w:tcBorders>
          </w:tcPr>
          <w:p w14:paraId="07923A49" w14:textId="77777777" w:rsidR="0062356C" w:rsidRPr="0062356C" w:rsidRDefault="0062356C" w:rsidP="0062356C">
            <w:pPr>
              <w:spacing w:line="225" w:lineRule="exact"/>
              <w:ind w:left="137"/>
              <w:jc w:val="left"/>
              <w:rPr>
                <w:rFonts w:ascii="Calibri" w:eastAsia="Calibri" w:hAnsi="Calibri" w:cs="Calibri"/>
                <w:sz w:val="19"/>
                <w:szCs w:val="19"/>
                <w:lang w:val="en-US"/>
              </w:rPr>
            </w:pPr>
            <w:r w:rsidRPr="0062356C">
              <w:rPr>
                <w:rFonts w:ascii="Calibri" w:eastAsia="Calibri" w:hAnsi="Calibri" w:cs="Times New Roman"/>
                <w:sz w:val="19"/>
                <w:lang w:val="en-US"/>
              </w:rPr>
              <w:t>1.1</w:t>
            </w:r>
          </w:p>
        </w:tc>
        <w:tc>
          <w:tcPr>
            <w:tcW w:w="4934" w:type="dxa"/>
            <w:tcBorders>
              <w:top w:val="single" w:sz="8" w:space="0" w:color="000000"/>
              <w:left w:val="single" w:sz="8" w:space="0" w:color="000000"/>
              <w:bottom w:val="single" w:sz="8" w:space="0" w:color="000000"/>
              <w:right w:val="single" w:sz="8" w:space="0" w:color="000000"/>
            </w:tcBorders>
          </w:tcPr>
          <w:p w14:paraId="0FD2BA7F" w14:textId="77777777" w:rsidR="0062356C" w:rsidRPr="0062356C" w:rsidRDefault="0062356C" w:rsidP="0062356C">
            <w:pPr>
              <w:spacing w:line="225" w:lineRule="exact"/>
              <w:ind w:left="45"/>
              <w:jc w:val="left"/>
              <w:rPr>
                <w:rFonts w:ascii="Calibri" w:eastAsia="Calibri" w:hAnsi="Calibri" w:cs="Calibri"/>
                <w:sz w:val="19"/>
                <w:szCs w:val="19"/>
                <w:lang w:val="en-US"/>
              </w:rPr>
            </w:pPr>
            <w:r w:rsidRPr="0062356C">
              <w:rPr>
                <w:rFonts w:ascii="Calibri" w:eastAsia="Calibri" w:hAnsi="Calibri" w:cs="Times New Roman"/>
                <w:spacing w:val="-1"/>
                <w:sz w:val="19"/>
                <w:lang w:val="en-US"/>
              </w:rPr>
              <w:t>Sub</w:t>
            </w:r>
            <w:r w:rsidRPr="0062356C">
              <w:rPr>
                <w:rFonts w:ascii="Calibri" w:eastAsia="Calibri" w:hAnsi="Calibri" w:cs="Times New Roman"/>
                <w:spacing w:val="-9"/>
                <w:sz w:val="19"/>
                <w:lang w:val="en-US"/>
              </w:rPr>
              <w:t xml:space="preserve"> </w:t>
            </w:r>
            <w:r w:rsidRPr="0062356C">
              <w:rPr>
                <w:rFonts w:ascii="Calibri" w:eastAsia="Calibri" w:hAnsi="Calibri" w:cs="Times New Roman"/>
                <w:spacing w:val="-1"/>
                <w:sz w:val="19"/>
                <w:lang w:val="en-US"/>
              </w:rPr>
              <w:t>ítem</w:t>
            </w:r>
          </w:p>
        </w:tc>
        <w:tc>
          <w:tcPr>
            <w:tcW w:w="800" w:type="dxa"/>
            <w:tcBorders>
              <w:top w:val="single" w:sz="8" w:space="0" w:color="000000"/>
              <w:left w:val="single" w:sz="8" w:space="0" w:color="000000"/>
              <w:bottom w:val="single" w:sz="8" w:space="0" w:color="000000"/>
              <w:right w:val="single" w:sz="8" w:space="0" w:color="000000"/>
            </w:tcBorders>
          </w:tcPr>
          <w:p w14:paraId="2249418D"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6F648687"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7E89CDBE"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07A6F706" w14:textId="77777777" w:rsidR="0062356C" w:rsidRPr="0062356C" w:rsidRDefault="0062356C" w:rsidP="0062356C">
            <w:pPr>
              <w:jc w:val="left"/>
              <w:rPr>
                <w:rFonts w:ascii="Calibri" w:eastAsia="Calibri" w:hAnsi="Calibri" w:cs="Times New Roman"/>
                <w:lang w:val="en-US"/>
              </w:rPr>
            </w:pPr>
          </w:p>
        </w:tc>
      </w:tr>
      <w:tr w:rsidR="0062356C" w:rsidRPr="0062356C" w14:paraId="38DD2AE3" w14:textId="77777777" w:rsidTr="0062356C">
        <w:trPr>
          <w:trHeight w:hRule="exact" w:val="283"/>
        </w:trPr>
        <w:tc>
          <w:tcPr>
            <w:tcW w:w="534" w:type="dxa"/>
            <w:tcBorders>
              <w:top w:val="single" w:sz="8" w:space="0" w:color="000000"/>
              <w:left w:val="single" w:sz="8" w:space="0" w:color="000000"/>
              <w:bottom w:val="single" w:sz="8" w:space="0" w:color="000000"/>
              <w:right w:val="single" w:sz="8" w:space="0" w:color="000000"/>
            </w:tcBorders>
            <w:shd w:val="clear" w:color="auto" w:fill="C0C0C0"/>
          </w:tcPr>
          <w:p w14:paraId="05A0E74A" w14:textId="77777777" w:rsidR="0062356C" w:rsidRPr="0062356C" w:rsidRDefault="0062356C" w:rsidP="0062356C">
            <w:pPr>
              <w:spacing w:line="228" w:lineRule="exact"/>
              <w:jc w:val="center"/>
              <w:rPr>
                <w:rFonts w:ascii="Calibri" w:eastAsia="Calibri" w:hAnsi="Calibri" w:cs="Calibri"/>
                <w:sz w:val="19"/>
                <w:szCs w:val="19"/>
                <w:lang w:val="en-US"/>
              </w:rPr>
            </w:pPr>
            <w:r w:rsidRPr="0062356C">
              <w:rPr>
                <w:rFonts w:ascii="Calibri" w:eastAsia="Calibri" w:hAnsi="Calibri" w:cs="Times New Roman"/>
                <w:b/>
                <w:sz w:val="19"/>
                <w:lang w:val="en-US"/>
              </w:rPr>
              <w:t>2</w:t>
            </w:r>
          </w:p>
        </w:tc>
        <w:tc>
          <w:tcPr>
            <w:tcW w:w="4934" w:type="dxa"/>
            <w:tcBorders>
              <w:top w:val="single" w:sz="8" w:space="0" w:color="000000"/>
              <w:left w:val="single" w:sz="8" w:space="0" w:color="000000"/>
              <w:bottom w:val="single" w:sz="8" w:space="0" w:color="000000"/>
              <w:right w:val="single" w:sz="8" w:space="0" w:color="000000"/>
            </w:tcBorders>
            <w:shd w:val="clear" w:color="auto" w:fill="C0C0C0"/>
          </w:tcPr>
          <w:p w14:paraId="08D5BD9B"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shd w:val="clear" w:color="auto" w:fill="C0C0C0"/>
          </w:tcPr>
          <w:p w14:paraId="0AD78DDF"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0A6A5E16"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shd w:val="clear" w:color="auto" w:fill="C0C0C0"/>
          </w:tcPr>
          <w:p w14:paraId="2DA81CB4"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2561ED66" w14:textId="77777777" w:rsidR="0062356C" w:rsidRPr="0062356C" w:rsidRDefault="0062356C" w:rsidP="0062356C">
            <w:pPr>
              <w:jc w:val="left"/>
              <w:rPr>
                <w:rFonts w:ascii="Calibri" w:eastAsia="Calibri" w:hAnsi="Calibri" w:cs="Times New Roman"/>
                <w:lang w:val="en-US"/>
              </w:rPr>
            </w:pPr>
          </w:p>
        </w:tc>
      </w:tr>
      <w:tr w:rsidR="0062356C" w:rsidRPr="0062356C" w14:paraId="5A2B6CA5" w14:textId="77777777" w:rsidTr="0062356C">
        <w:trPr>
          <w:trHeight w:hRule="exact" w:val="283"/>
        </w:trPr>
        <w:tc>
          <w:tcPr>
            <w:tcW w:w="534" w:type="dxa"/>
            <w:tcBorders>
              <w:top w:val="single" w:sz="8" w:space="0" w:color="000000"/>
              <w:left w:val="single" w:sz="8" w:space="0" w:color="000000"/>
              <w:bottom w:val="single" w:sz="8" w:space="0" w:color="000000"/>
              <w:right w:val="single" w:sz="8" w:space="0" w:color="000000"/>
            </w:tcBorders>
          </w:tcPr>
          <w:p w14:paraId="17C30F39" w14:textId="77777777" w:rsidR="0062356C" w:rsidRPr="0062356C" w:rsidRDefault="0062356C" w:rsidP="0062356C">
            <w:pPr>
              <w:spacing w:line="228" w:lineRule="exact"/>
              <w:ind w:left="143"/>
              <w:jc w:val="left"/>
              <w:rPr>
                <w:rFonts w:ascii="Calibri" w:eastAsia="Calibri" w:hAnsi="Calibri" w:cs="Calibri"/>
                <w:sz w:val="19"/>
                <w:szCs w:val="19"/>
                <w:lang w:val="en-US"/>
              </w:rPr>
            </w:pPr>
            <w:r w:rsidRPr="0062356C">
              <w:rPr>
                <w:rFonts w:ascii="Calibri" w:eastAsia="Calibri" w:hAnsi="Calibri" w:cs="Times New Roman"/>
                <w:spacing w:val="-2"/>
                <w:sz w:val="19"/>
                <w:lang w:val="en-US"/>
              </w:rPr>
              <w:t>2.1</w:t>
            </w:r>
          </w:p>
        </w:tc>
        <w:tc>
          <w:tcPr>
            <w:tcW w:w="4934" w:type="dxa"/>
            <w:tcBorders>
              <w:top w:val="single" w:sz="8" w:space="0" w:color="000000"/>
              <w:left w:val="single" w:sz="8" w:space="0" w:color="000000"/>
              <w:bottom w:val="single" w:sz="8" w:space="0" w:color="000000"/>
              <w:right w:val="single" w:sz="8" w:space="0" w:color="000000"/>
            </w:tcBorders>
          </w:tcPr>
          <w:p w14:paraId="312BBF7F"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765E310B"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168C5EE5"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22214040"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70AA8E8B" w14:textId="77777777" w:rsidR="0062356C" w:rsidRPr="0062356C" w:rsidRDefault="0062356C" w:rsidP="0062356C">
            <w:pPr>
              <w:jc w:val="left"/>
              <w:rPr>
                <w:rFonts w:ascii="Calibri" w:eastAsia="Calibri" w:hAnsi="Calibri" w:cs="Times New Roman"/>
                <w:lang w:val="en-US"/>
              </w:rPr>
            </w:pPr>
          </w:p>
        </w:tc>
      </w:tr>
      <w:tr w:rsidR="0062356C" w:rsidRPr="0062356C" w14:paraId="47E5CB72" w14:textId="77777777" w:rsidTr="0062356C">
        <w:trPr>
          <w:trHeight w:hRule="exact" w:val="282"/>
        </w:trPr>
        <w:tc>
          <w:tcPr>
            <w:tcW w:w="534" w:type="dxa"/>
            <w:tcBorders>
              <w:top w:val="single" w:sz="8" w:space="0" w:color="000000"/>
              <w:left w:val="single" w:sz="8" w:space="0" w:color="000000"/>
              <w:bottom w:val="single" w:sz="8" w:space="0" w:color="000000"/>
              <w:right w:val="single" w:sz="8" w:space="0" w:color="000000"/>
            </w:tcBorders>
          </w:tcPr>
          <w:p w14:paraId="4EF3E369" w14:textId="77777777" w:rsidR="0062356C" w:rsidRPr="0062356C" w:rsidRDefault="0062356C" w:rsidP="0062356C">
            <w:pPr>
              <w:spacing w:line="226" w:lineRule="exact"/>
              <w:ind w:left="143"/>
              <w:jc w:val="left"/>
              <w:rPr>
                <w:rFonts w:ascii="Calibri" w:eastAsia="Calibri" w:hAnsi="Calibri" w:cs="Calibri"/>
                <w:sz w:val="19"/>
                <w:szCs w:val="19"/>
                <w:lang w:val="en-US"/>
              </w:rPr>
            </w:pPr>
            <w:r w:rsidRPr="0062356C">
              <w:rPr>
                <w:rFonts w:ascii="Calibri" w:eastAsia="Calibri" w:hAnsi="Calibri" w:cs="Times New Roman"/>
                <w:spacing w:val="-2"/>
                <w:sz w:val="19"/>
                <w:lang w:val="en-US"/>
              </w:rPr>
              <w:t>2.2</w:t>
            </w:r>
          </w:p>
        </w:tc>
        <w:tc>
          <w:tcPr>
            <w:tcW w:w="4934" w:type="dxa"/>
            <w:tcBorders>
              <w:top w:val="single" w:sz="8" w:space="0" w:color="000000"/>
              <w:left w:val="single" w:sz="8" w:space="0" w:color="000000"/>
              <w:bottom w:val="single" w:sz="8" w:space="0" w:color="000000"/>
              <w:right w:val="single" w:sz="8" w:space="0" w:color="000000"/>
            </w:tcBorders>
          </w:tcPr>
          <w:p w14:paraId="7D681B71"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1DF1B843"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5D369FB4"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1399B388"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0A89148B" w14:textId="77777777" w:rsidR="0062356C" w:rsidRPr="0062356C" w:rsidRDefault="0062356C" w:rsidP="0062356C">
            <w:pPr>
              <w:jc w:val="left"/>
              <w:rPr>
                <w:rFonts w:ascii="Calibri" w:eastAsia="Calibri" w:hAnsi="Calibri" w:cs="Times New Roman"/>
                <w:lang w:val="en-US"/>
              </w:rPr>
            </w:pPr>
          </w:p>
        </w:tc>
      </w:tr>
      <w:tr w:rsidR="0062356C" w:rsidRPr="0062356C" w14:paraId="6B639F55" w14:textId="77777777" w:rsidTr="0062356C">
        <w:trPr>
          <w:trHeight w:hRule="exact" w:val="284"/>
        </w:trPr>
        <w:tc>
          <w:tcPr>
            <w:tcW w:w="534" w:type="dxa"/>
            <w:tcBorders>
              <w:top w:val="single" w:sz="8" w:space="0" w:color="000000"/>
              <w:left w:val="single" w:sz="8" w:space="0" w:color="000000"/>
              <w:bottom w:val="single" w:sz="8" w:space="0" w:color="000000"/>
              <w:right w:val="single" w:sz="8" w:space="0" w:color="000000"/>
            </w:tcBorders>
            <w:shd w:val="clear" w:color="auto" w:fill="C0C0C0"/>
          </w:tcPr>
          <w:p w14:paraId="55BAC208" w14:textId="77777777" w:rsidR="0062356C" w:rsidRPr="0062356C" w:rsidRDefault="0062356C" w:rsidP="0062356C">
            <w:pPr>
              <w:spacing w:line="228" w:lineRule="exact"/>
              <w:jc w:val="center"/>
              <w:rPr>
                <w:rFonts w:ascii="Calibri" w:eastAsia="Calibri" w:hAnsi="Calibri" w:cs="Calibri"/>
                <w:sz w:val="19"/>
                <w:szCs w:val="19"/>
                <w:lang w:val="en-US"/>
              </w:rPr>
            </w:pPr>
            <w:r w:rsidRPr="0062356C">
              <w:rPr>
                <w:rFonts w:ascii="Calibri" w:eastAsia="Calibri" w:hAnsi="Calibri" w:cs="Times New Roman"/>
                <w:b/>
                <w:sz w:val="19"/>
                <w:lang w:val="en-US"/>
              </w:rPr>
              <w:t>3</w:t>
            </w:r>
          </w:p>
        </w:tc>
        <w:tc>
          <w:tcPr>
            <w:tcW w:w="4934" w:type="dxa"/>
            <w:tcBorders>
              <w:top w:val="single" w:sz="8" w:space="0" w:color="000000"/>
              <w:left w:val="single" w:sz="8" w:space="0" w:color="000000"/>
              <w:bottom w:val="single" w:sz="8" w:space="0" w:color="000000"/>
              <w:right w:val="single" w:sz="8" w:space="0" w:color="000000"/>
            </w:tcBorders>
            <w:shd w:val="clear" w:color="auto" w:fill="C0C0C0"/>
          </w:tcPr>
          <w:p w14:paraId="78B2A324"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shd w:val="clear" w:color="auto" w:fill="C0C0C0"/>
          </w:tcPr>
          <w:p w14:paraId="78298E0A"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6D3B2079"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shd w:val="clear" w:color="auto" w:fill="C0C0C0"/>
          </w:tcPr>
          <w:p w14:paraId="1059B221"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5C134C51" w14:textId="77777777" w:rsidR="0062356C" w:rsidRPr="0062356C" w:rsidRDefault="0062356C" w:rsidP="0062356C">
            <w:pPr>
              <w:jc w:val="left"/>
              <w:rPr>
                <w:rFonts w:ascii="Calibri" w:eastAsia="Calibri" w:hAnsi="Calibri" w:cs="Times New Roman"/>
                <w:lang w:val="en-US"/>
              </w:rPr>
            </w:pPr>
          </w:p>
        </w:tc>
      </w:tr>
      <w:tr w:rsidR="0062356C" w:rsidRPr="0062356C" w14:paraId="73C3B5A9" w14:textId="77777777" w:rsidTr="0062356C">
        <w:trPr>
          <w:trHeight w:hRule="exact" w:val="283"/>
        </w:trPr>
        <w:tc>
          <w:tcPr>
            <w:tcW w:w="534" w:type="dxa"/>
            <w:tcBorders>
              <w:top w:val="single" w:sz="8" w:space="0" w:color="000000"/>
              <w:left w:val="single" w:sz="8" w:space="0" w:color="000000"/>
              <w:bottom w:val="single" w:sz="8" w:space="0" w:color="000000"/>
              <w:right w:val="single" w:sz="8" w:space="0" w:color="000000"/>
            </w:tcBorders>
          </w:tcPr>
          <w:p w14:paraId="67E46CE6" w14:textId="77777777" w:rsidR="0062356C" w:rsidRPr="0062356C" w:rsidRDefault="0062356C" w:rsidP="0062356C">
            <w:pPr>
              <w:spacing w:line="226" w:lineRule="exact"/>
              <w:ind w:left="143"/>
              <w:jc w:val="left"/>
              <w:rPr>
                <w:rFonts w:ascii="Calibri" w:eastAsia="Calibri" w:hAnsi="Calibri" w:cs="Calibri"/>
                <w:sz w:val="19"/>
                <w:szCs w:val="19"/>
                <w:lang w:val="en-US"/>
              </w:rPr>
            </w:pPr>
            <w:r w:rsidRPr="0062356C">
              <w:rPr>
                <w:rFonts w:ascii="Calibri" w:eastAsia="Calibri" w:hAnsi="Calibri" w:cs="Times New Roman"/>
                <w:spacing w:val="-2"/>
                <w:sz w:val="19"/>
                <w:lang w:val="en-US"/>
              </w:rPr>
              <w:t>3.1</w:t>
            </w:r>
          </w:p>
        </w:tc>
        <w:tc>
          <w:tcPr>
            <w:tcW w:w="4934" w:type="dxa"/>
            <w:tcBorders>
              <w:top w:val="single" w:sz="8" w:space="0" w:color="000000"/>
              <w:left w:val="single" w:sz="8" w:space="0" w:color="000000"/>
              <w:bottom w:val="single" w:sz="8" w:space="0" w:color="000000"/>
              <w:right w:val="single" w:sz="8" w:space="0" w:color="000000"/>
            </w:tcBorders>
          </w:tcPr>
          <w:p w14:paraId="4132987C"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4D109A39"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10F959FF"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48FE4495"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5D99E3C4" w14:textId="77777777" w:rsidR="0062356C" w:rsidRPr="0062356C" w:rsidRDefault="0062356C" w:rsidP="0062356C">
            <w:pPr>
              <w:jc w:val="left"/>
              <w:rPr>
                <w:rFonts w:ascii="Calibri" w:eastAsia="Calibri" w:hAnsi="Calibri" w:cs="Times New Roman"/>
                <w:lang w:val="en-US"/>
              </w:rPr>
            </w:pPr>
          </w:p>
        </w:tc>
      </w:tr>
      <w:tr w:rsidR="0062356C" w:rsidRPr="0062356C" w14:paraId="4ACEEF72" w14:textId="77777777" w:rsidTr="0062356C">
        <w:trPr>
          <w:trHeight w:hRule="exact" w:val="282"/>
        </w:trPr>
        <w:tc>
          <w:tcPr>
            <w:tcW w:w="534" w:type="dxa"/>
            <w:tcBorders>
              <w:top w:val="single" w:sz="8" w:space="0" w:color="000000"/>
              <w:left w:val="single" w:sz="8" w:space="0" w:color="000000"/>
              <w:bottom w:val="single" w:sz="8" w:space="0" w:color="000000"/>
              <w:right w:val="single" w:sz="8" w:space="0" w:color="000000"/>
            </w:tcBorders>
            <w:shd w:val="clear" w:color="auto" w:fill="C0C0C0"/>
          </w:tcPr>
          <w:p w14:paraId="361CFDF8" w14:textId="77777777" w:rsidR="0062356C" w:rsidRPr="0062356C" w:rsidRDefault="0062356C" w:rsidP="0062356C">
            <w:pPr>
              <w:spacing w:line="225" w:lineRule="exact"/>
              <w:jc w:val="center"/>
              <w:rPr>
                <w:rFonts w:ascii="Calibri" w:eastAsia="Calibri" w:hAnsi="Calibri" w:cs="Calibri"/>
                <w:sz w:val="19"/>
                <w:szCs w:val="19"/>
                <w:lang w:val="en-US"/>
              </w:rPr>
            </w:pPr>
            <w:r w:rsidRPr="0062356C">
              <w:rPr>
                <w:rFonts w:ascii="Calibri" w:eastAsia="Calibri" w:hAnsi="Calibri" w:cs="Times New Roman"/>
                <w:b/>
                <w:sz w:val="19"/>
                <w:lang w:val="en-US"/>
              </w:rPr>
              <w:t>4</w:t>
            </w:r>
          </w:p>
        </w:tc>
        <w:tc>
          <w:tcPr>
            <w:tcW w:w="4934" w:type="dxa"/>
            <w:tcBorders>
              <w:top w:val="single" w:sz="8" w:space="0" w:color="000000"/>
              <w:left w:val="single" w:sz="8" w:space="0" w:color="000000"/>
              <w:bottom w:val="single" w:sz="8" w:space="0" w:color="000000"/>
              <w:right w:val="single" w:sz="8" w:space="0" w:color="000000"/>
            </w:tcBorders>
            <w:shd w:val="clear" w:color="auto" w:fill="C0C0C0"/>
          </w:tcPr>
          <w:p w14:paraId="1147EA63"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shd w:val="clear" w:color="auto" w:fill="C0C0C0"/>
          </w:tcPr>
          <w:p w14:paraId="0EF7A2E5"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4D30F73E"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shd w:val="clear" w:color="auto" w:fill="C0C0C0"/>
          </w:tcPr>
          <w:p w14:paraId="6A89ED5F"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48644C46" w14:textId="77777777" w:rsidR="0062356C" w:rsidRPr="0062356C" w:rsidRDefault="0062356C" w:rsidP="0062356C">
            <w:pPr>
              <w:jc w:val="left"/>
              <w:rPr>
                <w:rFonts w:ascii="Calibri" w:eastAsia="Calibri" w:hAnsi="Calibri" w:cs="Times New Roman"/>
                <w:lang w:val="en-US"/>
              </w:rPr>
            </w:pPr>
          </w:p>
        </w:tc>
      </w:tr>
      <w:tr w:rsidR="0062356C" w:rsidRPr="0062356C" w14:paraId="229EA8BA" w14:textId="77777777" w:rsidTr="0062356C">
        <w:trPr>
          <w:trHeight w:hRule="exact" w:val="283"/>
        </w:trPr>
        <w:tc>
          <w:tcPr>
            <w:tcW w:w="534" w:type="dxa"/>
            <w:tcBorders>
              <w:top w:val="single" w:sz="8" w:space="0" w:color="000000"/>
              <w:left w:val="single" w:sz="8" w:space="0" w:color="000000"/>
              <w:bottom w:val="single" w:sz="8" w:space="0" w:color="000000"/>
              <w:right w:val="single" w:sz="8" w:space="0" w:color="000000"/>
            </w:tcBorders>
          </w:tcPr>
          <w:p w14:paraId="7FC4D655" w14:textId="77777777" w:rsidR="0062356C" w:rsidRPr="0062356C" w:rsidRDefault="0062356C" w:rsidP="0062356C">
            <w:pPr>
              <w:spacing w:line="228" w:lineRule="exact"/>
              <w:ind w:left="143"/>
              <w:jc w:val="left"/>
              <w:rPr>
                <w:rFonts w:ascii="Calibri" w:eastAsia="Calibri" w:hAnsi="Calibri" w:cs="Calibri"/>
                <w:sz w:val="19"/>
                <w:szCs w:val="19"/>
                <w:lang w:val="en-US"/>
              </w:rPr>
            </w:pPr>
            <w:r w:rsidRPr="0062356C">
              <w:rPr>
                <w:rFonts w:ascii="Calibri" w:eastAsia="Calibri" w:hAnsi="Calibri" w:cs="Times New Roman"/>
                <w:spacing w:val="-2"/>
                <w:sz w:val="19"/>
                <w:lang w:val="en-US"/>
              </w:rPr>
              <w:t>4.1</w:t>
            </w:r>
          </w:p>
        </w:tc>
        <w:tc>
          <w:tcPr>
            <w:tcW w:w="4934" w:type="dxa"/>
            <w:tcBorders>
              <w:top w:val="single" w:sz="8" w:space="0" w:color="000000"/>
              <w:left w:val="single" w:sz="8" w:space="0" w:color="000000"/>
              <w:bottom w:val="single" w:sz="8" w:space="0" w:color="000000"/>
              <w:right w:val="single" w:sz="8" w:space="0" w:color="000000"/>
            </w:tcBorders>
          </w:tcPr>
          <w:p w14:paraId="3D5F66A0"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0FF0E9C3"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284484F4"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67AD576F"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00003284" w14:textId="77777777" w:rsidR="0062356C" w:rsidRPr="0062356C" w:rsidRDefault="0062356C" w:rsidP="0062356C">
            <w:pPr>
              <w:jc w:val="left"/>
              <w:rPr>
                <w:rFonts w:ascii="Calibri" w:eastAsia="Calibri" w:hAnsi="Calibri" w:cs="Times New Roman"/>
                <w:lang w:val="en-US"/>
              </w:rPr>
            </w:pPr>
          </w:p>
        </w:tc>
      </w:tr>
      <w:tr w:rsidR="0062356C" w:rsidRPr="0062356C" w14:paraId="6B3280D4" w14:textId="77777777" w:rsidTr="0062356C">
        <w:trPr>
          <w:trHeight w:hRule="exact" w:val="282"/>
        </w:trPr>
        <w:tc>
          <w:tcPr>
            <w:tcW w:w="534" w:type="dxa"/>
            <w:tcBorders>
              <w:top w:val="single" w:sz="8" w:space="0" w:color="000000"/>
              <w:left w:val="single" w:sz="8" w:space="0" w:color="000000"/>
              <w:bottom w:val="single" w:sz="8" w:space="0" w:color="000000"/>
              <w:right w:val="single" w:sz="8" w:space="0" w:color="000000"/>
            </w:tcBorders>
          </w:tcPr>
          <w:p w14:paraId="3BBBB8F2" w14:textId="77777777" w:rsidR="0062356C" w:rsidRPr="0062356C" w:rsidRDefault="0062356C" w:rsidP="0062356C">
            <w:pPr>
              <w:spacing w:line="228" w:lineRule="exact"/>
              <w:ind w:left="143"/>
              <w:jc w:val="left"/>
              <w:rPr>
                <w:rFonts w:ascii="Calibri" w:eastAsia="Calibri" w:hAnsi="Calibri" w:cs="Calibri"/>
                <w:sz w:val="19"/>
                <w:szCs w:val="19"/>
                <w:lang w:val="en-US"/>
              </w:rPr>
            </w:pPr>
            <w:r w:rsidRPr="0062356C">
              <w:rPr>
                <w:rFonts w:ascii="Calibri" w:eastAsia="Calibri" w:hAnsi="Calibri" w:cs="Times New Roman"/>
                <w:spacing w:val="-2"/>
                <w:sz w:val="19"/>
                <w:lang w:val="en-US"/>
              </w:rPr>
              <w:t>4.2</w:t>
            </w:r>
          </w:p>
        </w:tc>
        <w:tc>
          <w:tcPr>
            <w:tcW w:w="4934" w:type="dxa"/>
            <w:tcBorders>
              <w:top w:val="single" w:sz="8" w:space="0" w:color="000000"/>
              <w:left w:val="single" w:sz="8" w:space="0" w:color="000000"/>
              <w:bottom w:val="single" w:sz="8" w:space="0" w:color="000000"/>
              <w:right w:val="single" w:sz="8" w:space="0" w:color="000000"/>
            </w:tcBorders>
          </w:tcPr>
          <w:p w14:paraId="2BB2E738"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095D17E1"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5369BF9F"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1AE90909"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790C62AD" w14:textId="77777777" w:rsidR="0062356C" w:rsidRPr="0062356C" w:rsidRDefault="0062356C" w:rsidP="0062356C">
            <w:pPr>
              <w:jc w:val="left"/>
              <w:rPr>
                <w:rFonts w:ascii="Calibri" w:eastAsia="Calibri" w:hAnsi="Calibri" w:cs="Times New Roman"/>
                <w:lang w:val="en-US"/>
              </w:rPr>
            </w:pPr>
          </w:p>
        </w:tc>
      </w:tr>
      <w:tr w:rsidR="0062356C" w:rsidRPr="0062356C" w14:paraId="4A9376C3" w14:textId="77777777" w:rsidTr="0062356C">
        <w:trPr>
          <w:trHeight w:hRule="exact" w:val="283"/>
        </w:trPr>
        <w:tc>
          <w:tcPr>
            <w:tcW w:w="534" w:type="dxa"/>
            <w:tcBorders>
              <w:top w:val="single" w:sz="8" w:space="0" w:color="000000"/>
              <w:left w:val="single" w:sz="8" w:space="0" w:color="000000"/>
              <w:bottom w:val="single" w:sz="8" w:space="0" w:color="000000"/>
              <w:right w:val="single" w:sz="8" w:space="0" w:color="000000"/>
            </w:tcBorders>
            <w:shd w:val="clear" w:color="auto" w:fill="C0C0C0"/>
          </w:tcPr>
          <w:p w14:paraId="0B853A22" w14:textId="77777777" w:rsidR="0062356C" w:rsidRPr="0062356C" w:rsidRDefault="0062356C" w:rsidP="0062356C">
            <w:pPr>
              <w:spacing w:line="228" w:lineRule="exact"/>
              <w:jc w:val="center"/>
              <w:rPr>
                <w:rFonts w:ascii="Calibri" w:eastAsia="Calibri" w:hAnsi="Calibri" w:cs="Calibri"/>
                <w:sz w:val="19"/>
                <w:szCs w:val="19"/>
                <w:lang w:val="en-US"/>
              </w:rPr>
            </w:pPr>
            <w:r w:rsidRPr="0062356C">
              <w:rPr>
                <w:rFonts w:ascii="Calibri" w:eastAsia="Calibri" w:hAnsi="Calibri" w:cs="Times New Roman"/>
                <w:b/>
                <w:sz w:val="19"/>
                <w:lang w:val="en-US"/>
              </w:rPr>
              <w:t>5</w:t>
            </w:r>
          </w:p>
        </w:tc>
        <w:tc>
          <w:tcPr>
            <w:tcW w:w="4934" w:type="dxa"/>
            <w:tcBorders>
              <w:top w:val="single" w:sz="8" w:space="0" w:color="000000"/>
              <w:left w:val="single" w:sz="8" w:space="0" w:color="000000"/>
              <w:bottom w:val="single" w:sz="8" w:space="0" w:color="000000"/>
              <w:right w:val="single" w:sz="8" w:space="0" w:color="000000"/>
            </w:tcBorders>
            <w:shd w:val="clear" w:color="auto" w:fill="C0C0C0"/>
          </w:tcPr>
          <w:p w14:paraId="1113DA3C"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shd w:val="clear" w:color="auto" w:fill="C0C0C0"/>
          </w:tcPr>
          <w:p w14:paraId="41A7E5E5"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612B6193"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shd w:val="clear" w:color="auto" w:fill="C0C0C0"/>
          </w:tcPr>
          <w:p w14:paraId="584B2702"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56245310" w14:textId="77777777" w:rsidR="0062356C" w:rsidRPr="0062356C" w:rsidRDefault="0062356C" w:rsidP="0062356C">
            <w:pPr>
              <w:jc w:val="left"/>
              <w:rPr>
                <w:rFonts w:ascii="Calibri" w:eastAsia="Calibri" w:hAnsi="Calibri" w:cs="Times New Roman"/>
                <w:lang w:val="en-US"/>
              </w:rPr>
            </w:pPr>
          </w:p>
        </w:tc>
      </w:tr>
      <w:tr w:rsidR="0062356C" w:rsidRPr="0062356C" w14:paraId="115F5C93" w14:textId="77777777" w:rsidTr="0062356C">
        <w:trPr>
          <w:trHeight w:hRule="exact" w:val="284"/>
        </w:trPr>
        <w:tc>
          <w:tcPr>
            <w:tcW w:w="534" w:type="dxa"/>
            <w:tcBorders>
              <w:top w:val="single" w:sz="8" w:space="0" w:color="000000"/>
              <w:left w:val="single" w:sz="8" w:space="0" w:color="000000"/>
              <w:bottom w:val="single" w:sz="8" w:space="0" w:color="000000"/>
              <w:right w:val="single" w:sz="8" w:space="0" w:color="000000"/>
            </w:tcBorders>
          </w:tcPr>
          <w:p w14:paraId="163FEA8A" w14:textId="77777777" w:rsidR="0062356C" w:rsidRPr="0062356C" w:rsidRDefault="0062356C" w:rsidP="0062356C">
            <w:pPr>
              <w:spacing w:line="228" w:lineRule="exact"/>
              <w:ind w:left="143"/>
              <w:jc w:val="left"/>
              <w:rPr>
                <w:rFonts w:ascii="Calibri" w:eastAsia="Calibri" w:hAnsi="Calibri" w:cs="Calibri"/>
                <w:sz w:val="19"/>
                <w:szCs w:val="19"/>
                <w:lang w:val="en-US"/>
              </w:rPr>
            </w:pPr>
            <w:r w:rsidRPr="0062356C">
              <w:rPr>
                <w:rFonts w:ascii="Calibri" w:eastAsia="Calibri" w:hAnsi="Calibri" w:cs="Times New Roman"/>
                <w:spacing w:val="-2"/>
                <w:sz w:val="19"/>
                <w:lang w:val="en-US"/>
              </w:rPr>
              <w:t>5.1</w:t>
            </w:r>
          </w:p>
        </w:tc>
        <w:tc>
          <w:tcPr>
            <w:tcW w:w="4934" w:type="dxa"/>
            <w:tcBorders>
              <w:top w:val="single" w:sz="8" w:space="0" w:color="000000"/>
              <w:left w:val="single" w:sz="8" w:space="0" w:color="000000"/>
              <w:bottom w:val="single" w:sz="8" w:space="0" w:color="000000"/>
              <w:right w:val="single" w:sz="8" w:space="0" w:color="000000"/>
            </w:tcBorders>
          </w:tcPr>
          <w:p w14:paraId="2D155F7D"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27FD1075"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326D2E5F"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2198D27F"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7ED01FC2" w14:textId="77777777" w:rsidR="0062356C" w:rsidRPr="0062356C" w:rsidRDefault="0062356C" w:rsidP="0062356C">
            <w:pPr>
              <w:jc w:val="left"/>
              <w:rPr>
                <w:rFonts w:ascii="Calibri" w:eastAsia="Calibri" w:hAnsi="Calibri" w:cs="Times New Roman"/>
                <w:lang w:val="en-US"/>
              </w:rPr>
            </w:pPr>
          </w:p>
        </w:tc>
      </w:tr>
      <w:tr w:rsidR="0062356C" w:rsidRPr="0062356C" w14:paraId="5BECABB4" w14:textId="77777777" w:rsidTr="0062356C">
        <w:trPr>
          <w:trHeight w:hRule="exact" w:val="282"/>
        </w:trPr>
        <w:tc>
          <w:tcPr>
            <w:tcW w:w="534" w:type="dxa"/>
            <w:tcBorders>
              <w:top w:val="single" w:sz="8" w:space="0" w:color="000000"/>
              <w:left w:val="single" w:sz="8" w:space="0" w:color="000000"/>
              <w:bottom w:val="single" w:sz="8" w:space="0" w:color="000000"/>
              <w:right w:val="single" w:sz="8" w:space="0" w:color="000000"/>
            </w:tcBorders>
            <w:shd w:val="clear" w:color="auto" w:fill="C0C0C0"/>
          </w:tcPr>
          <w:p w14:paraId="126F3A10" w14:textId="77777777" w:rsidR="0062356C" w:rsidRPr="0062356C" w:rsidRDefault="0062356C" w:rsidP="0062356C">
            <w:pPr>
              <w:spacing w:line="225" w:lineRule="exact"/>
              <w:jc w:val="center"/>
              <w:rPr>
                <w:rFonts w:ascii="Calibri" w:eastAsia="Calibri" w:hAnsi="Calibri" w:cs="Calibri"/>
                <w:sz w:val="19"/>
                <w:szCs w:val="19"/>
                <w:lang w:val="en-US"/>
              </w:rPr>
            </w:pPr>
            <w:r w:rsidRPr="0062356C">
              <w:rPr>
                <w:rFonts w:ascii="Calibri" w:eastAsia="Calibri" w:hAnsi="Calibri" w:cs="Times New Roman"/>
                <w:b/>
                <w:sz w:val="19"/>
                <w:lang w:val="en-US"/>
              </w:rPr>
              <w:t>6</w:t>
            </w:r>
          </w:p>
        </w:tc>
        <w:tc>
          <w:tcPr>
            <w:tcW w:w="4934" w:type="dxa"/>
            <w:tcBorders>
              <w:top w:val="single" w:sz="8" w:space="0" w:color="000000"/>
              <w:left w:val="single" w:sz="8" w:space="0" w:color="000000"/>
              <w:bottom w:val="single" w:sz="8" w:space="0" w:color="000000"/>
              <w:right w:val="single" w:sz="8" w:space="0" w:color="000000"/>
            </w:tcBorders>
            <w:shd w:val="clear" w:color="auto" w:fill="C0C0C0"/>
          </w:tcPr>
          <w:p w14:paraId="5013364D"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shd w:val="clear" w:color="auto" w:fill="C0C0C0"/>
          </w:tcPr>
          <w:p w14:paraId="0C17148C"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6C7BF9E7"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shd w:val="clear" w:color="auto" w:fill="C0C0C0"/>
          </w:tcPr>
          <w:p w14:paraId="6B2EF1DA"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0301176F" w14:textId="77777777" w:rsidR="0062356C" w:rsidRPr="0062356C" w:rsidRDefault="0062356C" w:rsidP="0062356C">
            <w:pPr>
              <w:jc w:val="left"/>
              <w:rPr>
                <w:rFonts w:ascii="Calibri" w:eastAsia="Calibri" w:hAnsi="Calibri" w:cs="Times New Roman"/>
                <w:lang w:val="en-US"/>
              </w:rPr>
            </w:pPr>
          </w:p>
        </w:tc>
      </w:tr>
      <w:tr w:rsidR="0062356C" w:rsidRPr="0062356C" w14:paraId="0CE23EBB" w14:textId="77777777" w:rsidTr="0062356C">
        <w:trPr>
          <w:trHeight w:hRule="exact" w:val="283"/>
        </w:trPr>
        <w:tc>
          <w:tcPr>
            <w:tcW w:w="534" w:type="dxa"/>
            <w:tcBorders>
              <w:top w:val="single" w:sz="8" w:space="0" w:color="000000"/>
              <w:left w:val="single" w:sz="8" w:space="0" w:color="000000"/>
              <w:bottom w:val="single" w:sz="8" w:space="0" w:color="000000"/>
              <w:right w:val="single" w:sz="8" w:space="0" w:color="000000"/>
            </w:tcBorders>
          </w:tcPr>
          <w:p w14:paraId="218402F1" w14:textId="77777777" w:rsidR="0062356C" w:rsidRPr="0062356C" w:rsidRDefault="0062356C" w:rsidP="0062356C">
            <w:pPr>
              <w:spacing w:line="226" w:lineRule="exact"/>
              <w:ind w:left="143"/>
              <w:jc w:val="left"/>
              <w:rPr>
                <w:rFonts w:ascii="Calibri" w:eastAsia="Calibri" w:hAnsi="Calibri" w:cs="Calibri"/>
                <w:sz w:val="19"/>
                <w:szCs w:val="19"/>
                <w:lang w:val="en-US"/>
              </w:rPr>
            </w:pPr>
            <w:r w:rsidRPr="0062356C">
              <w:rPr>
                <w:rFonts w:ascii="Calibri" w:eastAsia="Calibri" w:hAnsi="Calibri" w:cs="Times New Roman"/>
                <w:spacing w:val="-2"/>
                <w:sz w:val="19"/>
                <w:lang w:val="en-US"/>
              </w:rPr>
              <w:t>6.1</w:t>
            </w:r>
          </w:p>
        </w:tc>
        <w:tc>
          <w:tcPr>
            <w:tcW w:w="4934" w:type="dxa"/>
            <w:tcBorders>
              <w:top w:val="single" w:sz="8" w:space="0" w:color="000000"/>
              <w:left w:val="single" w:sz="8" w:space="0" w:color="000000"/>
              <w:bottom w:val="single" w:sz="8" w:space="0" w:color="000000"/>
              <w:right w:val="single" w:sz="8" w:space="0" w:color="000000"/>
            </w:tcBorders>
          </w:tcPr>
          <w:p w14:paraId="6071AD44"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0411021E"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1B8AE868"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3B029767"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6D77180B" w14:textId="77777777" w:rsidR="0062356C" w:rsidRPr="0062356C" w:rsidRDefault="0062356C" w:rsidP="0062356C">
            <w:pPr>
              <w:jc w:val="left"/>
              <w:rPr>
                <w:rFonts w:ascii="Calibri" w:eastAsia="Calibri" w:hAnsi="Calibri" w:cs="Times New Roman"/>
                <w:lang w:val="en-US"/>
              </w:rPr>
            </w:pPr>
          </w:p>
        </w:tc>
      </w:tr>
      <w:tr w:rsidR="0062356C" w:rsidRPr="0062356C" w14:paraId="4F036B22" w14:textId="77777777" w:rsidTr="0062356C">
        <w:trPr>
          <w:trHeight w:hRule="exact" w:val="283"/>
        </w:trPr>
        <w:tc>
          <w:tcPr>
            <w:tcW w:w="534" w:type="dxa"/>
            <w:tcBorders>
              <w:top w:val="single" w:sz="8" w:space="0" w:color="000000"/>
              <w:left w:val="single" w:sz="8" w:space="0" w:color="000000"/>
              <w:bottom w:val="single" w:sz="8" w:space="0" w:color="000000"/>
              <w:right w:val="single" w:sz="8" w:space="0" w:color="000000"/>
            </w:tcBorders>
          </w:tcPr>
          <w:p w14:paraId="5E8D5297" w14:textId="77777777" w:rsidR="0062356C" w:rsidRPr="0062356C" w:rsidRDefault="0062356C" w:rsidP="0062356C">
            <w:pPr>
              <w:spacing w:line="228" w:lineRule="exact"/>
              <w:ind w:right="1"/>
              <w:jc w:val="center"/>
              <w:rPr>
                <w:rFonts w:ascii="Calibri" w:eastAsia="Calibri" w:hAnsi="Calibri" w:cs="Calibri"/>
                <w:sz w:val="19"/>
                <w:szCs w:val="19"/>
                <w:lang w:val="en-US"/>
              </w:rPr>
            </w:pPr>
            <w:r w:rsidRPr="0062356C">
              <w:rPr>
                <w:rFonts w:ascii="Calibri" w:eastAsia="Calibri" w:hAnsi="Calibri" w:cs="Times New Roman"/>
                <w:sz w:val="19"/>
                <w:lang w:val="en-US"/>
              </w:rPr>
              <w:t>.</w:t>
            </w:r>
          </w:p>
        </w:tc>
        <w:tc>
          <w:tcPr>
            <w:tcW w:w="4934" w:type="dxa"/>
            <w:tcBorders>
              <w:top w:val="single" w:sz="8" w:space="0" w:color="000000"/>
              <w:left w:val="single" w:sz="8" w:space="0" w:color="000000"/>
              <w:bottom w:val="single" w:sz="8" w:space="0" w:color="000000"/>
              <w:right w:val="single" w:sz="8" w:space="0" w:color="000000"/>
            </w:tcBorders>
          </w:tcPr>
          <w:p w14:paraId="6EA64FB5"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7D4CBF52"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0454B4A3"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40A290D4"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379AF706" w14:textId="77777777" w:rsidR="0062356C" w:rsidRPr="0062356C" w:rsidRDefault="0062356C" w:rsidP="0062356C">
            <w:pPr>
              <w:jc w:val="left"/>
              <w:rPr>
                <w:rFonts w:ascii="Calibri" w:eastAsia="Calibri" w:hAnsi="Calibri" w:cs="Times New Roman"/>
                <w:lang w:val="en-US"/>
              </w:rPr>
            </w:pPr>
          </w:p>
        </w:tc>
      </w:tr>
      <w:tr w:rsidR="0062356C" w:rsidRPr="0062356C" w14:paraId="410A9CDC" w14:textId="77777777" w:rsidTr="0062356C">
        <w:trPr>
          <w:trHeight w:hRule="exact" w:val="546"/>
        </w:trPr>
        <w:tc>
          <w:tcPr>
            <w:tcW w:w="534" w:type="dxa"/>
            <w:tcBorders>
              <w:top w:val="single" w:sz="8" w:space="0" w:color="000000"/>
              <w:left w:val="single" w:sz="8" w:space="0" w:color="000000"/>
              <w:bottom w:val="single" w:sz="8" w:space="0" w:color="000000"/>
              <w:right w:val="single" w:sz="8" w:space="0" w:color="000000"/>
            </w:tcBorders>
          </w:tcPr>
          <w:p w14:paraId="5131DBE8" w14:textId="77777777" w:rsidR="0062356C" w:rsidRPr="0062356C" w:rsidRDefault="0062356C" w:rsidP="0062356C">
            <w:pPr>
              <w:spacing w:line="226" w:lineRule="exact"/>
              <w:ind w:right="1"/>
              <w:jc w:val="center"/>
              <w:rPr>
                <w:rFonts w:ascii="Calibri" w:eastAsia="Calibri" w:hAnsi="Calibri" w:cs="Calibri"/>
                <w:sz w:val="19"/>
                <w:szCs w:val="19"/>
                <w:lang w:val="en-US"/>
              </w:rPr>
            </w:pPr>
            <w:r w:rsidRPr="0062356C">
              <w:rPr>
                <w:rFonts w:ascii="Calibri" w:eastAsia="Calibri" w:hAnsi="Calibri" w:cs="Times New Roman"/>
                <w:sz w:val="19"/>
                <w:lang w:val="en-US"/>
              </w:rPr>
              <w:t>.</w:t>
            </w:r>
          </w:p>
          <w:p w14:paraId="00CE23FC" w14:textId="77777777" w:rsidR="0062356C" w:rsidRPr="0062356C" w:rsidRDefault="0062356C" w:rsidP="0062356C">
            <w:pPr>
              <w:spacing w:before="32"/>
              <w:jc w:val="center"/>
              <w:rPr>
                <w:rFonts w:ascii="Calibri" w:eastAsia="Calibri" w:hAnsi="Calibri" w:cs="Calibri"/>
                <w:sz w:val="19"/>
                <w:szCs w:val="19"/>
                <w:lang w:val="en-US"/>
              </w:rPr>
            </w:pPr>
            <w:r w:rsidRPr="0062356C">
              <w:rPr>
                <w:rFonts w:ascii="Calibri" w:eastAsia="Calibri" w:hAnsi="Calibri" w:cs="Times New Roman"/>
                <w:sz w:val="19"/>
                <w:lang w:val="en-US"/>
              </w:rPr>
              <w:t>.</w:t>
            </w:r>
          </w:p>
        </w:tc>
        <w:tc>
          <w:tcPr>
            <w:tcW w:w="4934" w:type="dxa"/>
            <w:tcBorders>
              <w:top w:val="single" w:sz="8" w:space="0" w:color="000000"/>
              <w:left w:val="single" w:sz="8" w:space="0" w:color="000000"/>
              <w:bottom w:val="single" w:sz="8" w:space="0" w:color="000000"/>
              <w:right w:val="single" w:sz="8" w:space="0" w:color="000000"/>
            </w:tcBorders>
          </w:tcPr>
          <w:p w14:paraId="7F471FB5" w14:textId="77777777" w:rsidR="0062356C" w:rsidRPr="0062356C" w:rsidRDefault="0062356C" w:rsidP="0062356C">
            <w:pPr>
              <w:jc w:val="left"/>
              <w:rPr>
                <w:rFonts w:ascii="Calibri" w:eastAsia="Calibri" w:hAnsi="Calibri" w:cs="Times New Roman"/>
                <w:lang w:val="en-US"/>
              </w:rPr>
            </w:pPr>
          </w:p>
        </w:tc>
        <w:tc>
          <w:tcPr>
            <w:tcW w:w="800" w:type="dxa"/>
            <w:tcBorders>
              <w:top w:val="single" w:sz="8" w:space="0" w:color="000000"/>
              <w:left w:val="single" w:sz="8" w:space="0" w:color="000000"/>
              <w:bottom w:val="single" w:sz="8" w:space="0" w:color="000000"/>
              <w:right w:val="single" w:sz="8" w:space="0" w:color="000000"/>
            </w:tcBorders>
          </w:tcPr>
          <w:p w14:paraId="6698668D"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7FA32814" w14:textId="77777777" w:rsidR="0062356C" w:rsidRPr="0062356C" w:rsidRDefault="0062356C" w:rsidP="0062356C">
            <w:pPr>
              <w:jc w:val="left"/>
              <w:rPr>
                <w:rFonts w:ascii="Calibri" w:eastAsia="Calibri" w:hAnsi="Calibri" w:cs="Times New Roman"/>
                <w:lang w:val="en-US"/>
              </w:rPr>
            </w:pPr>
          </w:p>
        </w:tc>
        <w:tc>
          <w:tcPr>
            <w:tcW w:w="934" w:type="dxa"/>
            <w:tcBorders>
              <w:top w:val="single" w:sz="8" w:space="0" w:color="000000"/>
              <w:left w:val="single" w:sz="8" w:space="0" w:color="000000"/>
              <w:bottom w:val="single" w:sz="8" w:space="0" w:color="000000"/>
              <w:right w:val="single" w:sz="8" w:space="0" w:color="000000"/>
            </w:tcBorders>
          </w:tcPr>
          <w:p w14:paraId="314586F2"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8" w:space="0" w:color="000000"/>
              <w:right w:val="single" w:sz="8" w:space="0" w:color="000000"/>
            </w:tcBorders>
          </w:tcPr>
          <w:p w14:paraId="5356B92C" w14:textId="77777777" w:rsidR="0062356C" w:rsidRPr="0062356C" w:rsidRDefault="0062356C" w:rsidP="0062356C">
            <w:pPr>
              <w:jc w:val="left"/>
              <w:rPr>
                <w:rFonts w:ascii="Calibri" w:eastAsia="Calibri" w:hAnsi="Calibri" w:cs="Times New Roman"/>
                <w:lang w:val="en-US"/>
              </w:rPr>
            </w:pPr>
          </w:p>
        </w:tc>
      </w:tr>
      <w:tr w:rsidR="0062356C" w:rsidRPr="0062356C" w14:paraId="2EA622F1" w14:textId="77777777" w:rsidTr="0062356C">
        <w:trPr>
          <w:trHeight w:hRule="exact" w:val="548"/>
        </w:trPr>
        <w:tc>
          <w:tcPr>
            <w:tcW w:w="534" w:type="dxa"/>
            <w:tcBorders>
              <w:top w:val="single" w:sz="8" w:space="0" w:color="000000"/>
              <w:left w:val="single" w:sz="8" w:space="0" w:color="000000"/>
              <w:bottom w:val="single" w:sz="8" w:space="0" w:color="000000"/>
              <w:right w:val="single" w:sz="8" w:space="0" w:color="000000"/>
            </w:tcBorders>
            <w:shd w:val="clear" w:color="auto" w:fill="C0C0C0"/>
          </w:tcPr>
          <w:p w14:paraId="4F306F86" w14:textId="77777777" w:rsidR="0062356C" w:rsidRPr="0062356C" w:rsidRDefault="0062356C" w:rsidP="0062356C">
            <w:pPr>
              <w:spacing w:before="127"/>
              <w:ind w:right="1"/>
              <w:jc w:val="center"/>
              <w:rPr>
                <w:rFonts w:ascii="Calibri" w:eastAsia="Calibri" w:hAnsi="Calibri" w:cs="Calibri"/>
                <w:sz w:val="19"/>
                <w:szCs w:val="19"/>
                <w:lang w:val="en-US"/>
              </w:rPr>
            </w:pPr>
            <w:r w:rsidRPr="0062356C">
              <w:rPr>
                <w:rFonts w:ascii="Calibri" w:eastAsia="Calibri" w:hAnsi="Calibri" w:cs="Times New Roman"/>
                <w:b/>
                <w:sz w:val="19"/>
                <w:lang w:val="en-US"/>
              </w:rPr>
              <w:t>.</w:t>
            </w:r>
          </w:p>
        </w:tc>
        <w:tc>
          <w:tcPr>
            <w:tcW w:w="4934" w:type="dxa"/>
            <w:tcBorders>
              <w:top w:val="single" w:sz="8" w:space="0" w:color="000000"/>
              <w:left w:val="single" w:sz="8" w:space="0" w:color="000000"/>
              <w:bottom w:val="single" w:sz="8" w:space="0" w:color="000000"/>
              <w:right w:val="single" w:sz="8" w:space="0" w:color="000000"/>
            </w:tcBorders>
            <w:shd w:val="clear" w:color="auto" w:fill="C0C0C0"/>
          </w:tcPr>
          <w:p w14:paraId="10334C16" w14:textId="77777777" w:rsidR="0062356C" w:rsidRPr="0062356C" w:rsidRDefault="0062356C" w:rsidP="0062356C">
            <w:pPr>
              <w:spacing w:line="273" w:lineRule="auto"/>
              <w:ind w:left="45" w:right="293"/>
              <w:jc w:val="left"/>
              <w:rPr>
                <w:rFonts w:ascii="Calibri" w:eastAsia="Calibri" w:hAnsi="Calibri" w:cs="Calibri"/>
                <w:sz w:val="19"/>
                <w:szCs w:val="19"/>
              </w:rPr>
            </w:pPr>
            <w:r w:rsidRPr="0062356C">
              <w:rPr>
                <w:rFonts w:ascii="Calibri" w:eastAsia="Calibri" w:hAnsi="Calibri" w:cs="Times New Roman"/>
                <w:b/>
                <w:sz w:val="19"/>
              </w:rPr>
              <w:t>Plan</w:t>
            </w:r>
            <w:r w:rsidRPr="0062356C">
              <w:rPr>
                <w:rFonts w:ascii="Calibri" w:eastAsia="Calibri" w:hAnsi="Calibri" w:cs="Times New Roman"/>
                <w:b/>
                <w:spacing w:val="-9"/>
                <w:sz w:val="19"/>
              </w:rPr>
              <w:t xml:space="preserve"> </w:t>
            </w:r>
            <w:r w:rsidRPr="0062356C">
              <w:rPr>
                <w:rFonts w:ascii="Calibri" w:eastAsia="Calibri" w:hAnsi="Calibri" w:cs="Times New Roman"/>
                <w:b/>
                <w:spacing w:val="-1"/>
                <w:sz w:val="19"/>
              </w:rPr>
              <w:t>de</w:t>
            </w:r>
            <w:r w:rsidRPr="0062356C">
              <w:rPr>
                <w:rFonts w:ascii="Calibri" w:eastAsia="Calibri" w:hAnsi="Calibri" w:cs="Times New Roman"/>
                <w:b/>
                <w:spacing w:val="-8"/>
                <w:sz w:val="19"/>
              </w:rPr>
              <w:t xml:space="preserve"> </w:t>
            </w:r>
            <w:r w:rsidRPr="0062356C">
              <w:rPr>
                <w:rFonts w:ascii="Calibri" w:eastAsia="Calibri" w:hAnsi="Calibri" w:cs="Times New Roman"/>
                <w:b/>
                <w:spacing w:val="-1"/>
                <w:sz w:val="19"/>
              </w:rPr>
              <w:t>relacionamiento</w:t>
            </w:r>
            <w:r w:rsidRPr="0062356C">
              <w:rPr>
                <w:rFonts w:ascii="Calibri" w:eastAsia="Calibri" w:hAnsi="Calibri" w:cs="Times New Roman"/>
                <w:b/>
                <w:spacing w:val="-8"/>
                <w:sz w:val="19"/>
              </w:rPr>
              <w:t xml:space="preserve"> </w:t>
            </w:r>
            <w:r w:rsidRPr="0062356C">
              <w:rPr>
                <w:rFonts w:ascii="Calibri" w:eastAsia="Calibri" w:hAnsi="Calibri" w:cs="Times New Roman"/>
                <w:b/>
                <w:spacing w:val="-1"/>
                <w:sz w:val="19"/>
              </w:rPr>
              <w:t>comunitario</w:t>
            </w:r>
            <w:r w:rsidRPr="0062356C">
              <w:rPr>
                <w:rFonts w:ascii="Calibri" w:eastAsia="Calibri" w:hAnsi="Calibri" w:cs="Times New Roman"/>
                <w:b/>
                <w:spacing w:val="-7"/>
                <w:sz w:val="19"/>
              </w:rPr>
              <w:t xml:space="preserve"> </w:t>
            </w:r>
            <w:r w:rsidRPr="0062356C">
              <w:rPr>
                <w:rFonts w:ascii="Calibri" w:eastAsia="Calibri" w:hAnsi="Calibri" w:cs="Times New Roman"/>
                <w:b/>
                <w:sz w:val="19"/>
              </w:rPr>
              <w:t>y</w:t>
            </w:r>
            <w:r w:rsidRPr="0062356C">
              <w:rPr>
                <w:rFonts w:ascii="Calibri" w:eastAsia="Calibri" w:hAnsi="Calibri" w:cs="Times New Roman"/>
                <w:b/>
                <w:spacing w:val="-7"/>
                <w:sz w:val="19"/>
              </w:rPr>
              <w:t xml:space="preserve"> </w:t>
            </w:r>
            <w:r w:rsidRPr="0062356C">
              <w:rPr>
                <w:rFonts w:ascii="Calibri" w:eastAsia="Calibri" w:hAnsi="Calibri" w:cs="Times New Roman"/>
                <w:b/>
                <w:spacing w:val="-1"/>
                <w:sz w:val="19"/>
              </w:rPr>
              <w:t>comunicación</w:t>
            </w:r>
            <w:r w:rsidRPr="0062356C">
              <w:rPr>
                <w:rFonts w:ascii="Calibri" w:eastAsia="Calibri" w:hAnsi="Calibri" w:cs="Times New Roman"/>
                <w:b/>
                <w:spacing w:val="-7"/>
                <w:sz w:val="19"/>
              </w:rPr>
              <w:t xml:space="preserve"> </w:t>
            </w:r>
            <w:r w:rsidRPr="0062356C">
              <w:rPr>
                <w:rFonts w:ascii="Calibri" w:eastAsia="Calibri" w:hAnsi="Calibri" w:cs="Times New Roman"/>
                <w:b/>
                <w:spacing w:val="-1"/>
                <w:sz w:val="19"/>
              </w:rPr>
              <w:t>de</w:t>
            </w:r>
            <w:r w:rsidRPr="0062356C">
              <w:rPr>
                <w:rFonts w:ascii="Calibri" w:eastAsia="Calibri" w:hAnsi="Calibri" w:cs="Times New Roman"/>
                <w:b/>
                <w:spacing w:val="-7"/>
                <w:sz w:val="19"/>
              </w:rPr>
              <w:t xml:space="preserve"> </w:t>
            </w:r>
            <w:r w:rsidRPr="0062356C">
              <w:rPr>
                <w:rFonts w:ascii="Calibri" w:eastAsia="Calibri" w:hAnsi="Calibri" w:cs="Times New Roman"/>
                <w:b/>
                <w:spacing w:val="-1"/>
                <w:sz w:val="19"/>
              </w:rPr>
              <w:t>la</w:t>
            </w:r>
            <w:r w:rsidRPr="0062356C">
              <w:rPr>
                <w:rFonts w:ascii="Calibri" w:eastAsia="Calibri" w:hAnsi="Calibri" w:cs="Times New Roman"/>
                <w:b/>
                <w:spacing w:val="36"/>
                <w:w w:val="99"/>
                <w:sz w:val="19"/>
              </w:rPr>
              <w:t xml:space="preserve"> </w:t>
            </w:r>
            <w:r w:rsidRPr="0062356C">
              <w:rPr>
                <w:rFonts w:ascii="Calibri" w:eastAsia="Calibri" w:hAnsi="Calibri" w:cs="Times New Roman"/>
                <w:b/>
                <w:spacing w:val="-1"/>
                <w:sz w:val="19"/>
              </w:rPr>
              <w:t>Obra.</w:t>
            </w:r>
          </w:p>
        </w:tc>
        <w:tc>
          <w:tcPr>
            <w:tcW w:w="800" w:type="dxa"/>
            <w:tcBorders>
              <w:top w:val="single" w:sz="8" w:space="0" w:color="000000"/>
              <w:left w:val="single" w:sz="8" w:space="0" w:color="000000"/>
              <w:bottom w:val="single" w:sz="8" w:space="0" w:color="000000"/>
              <w:right w:val="single" w:sz="8" w:space="0" w:color="000000"/>
            </w:tcBorders>
            <w:shd w:val="clear" w:color="auto" w:fill="C0C0C0"/>
          </w:tcPr>
          <w:p w14:paraId="1AFAAAC2" w14:textId="77777777" w:rsidR="0062356C" w:rsidRPr="0062356C" w:rsidRDefault="0062356C" w:rsidP="0062356C">
            <w:pPr>
              <w:spacing w:before="127"/>
              <w:ind w:right="17"/>
              <w:jc w:val="center"/>
              <w:rPr>
                <w:rFonts w:ascii="Calibri" w:eastAsia="Calibri" w:hAnsi="Calibri" w:cs="Calibri"/>
                <w:sz w:val="19"/>
                <w:szCs w:val="19"/>
                <w:lang w:val="en-US"/>
              </w:rPr>
            </w:pPr>
            <w:r w:rsidRPr="0062356C">
              <w:rPr>
                <w:rFonts w:ascii="Calibri" w:eastAsia="Calibri" w:hAnsi="Calibri" w:cs="Times New Roman"/>
                <w:b/>
                <w:spacing w:val="-1"/>
                <w:sz w:val="19"/>
                <w:lang w:val="en-US"/>
              </w:rPr>
              <w:t>Gl.</w:t>
            </w:r>
          </w:p>
        </w:tc>
        <w:tc>
          <w:tcPr>
            <w:tcW w:w="1067" w:type="dxa"/>
            <w:tcBorders>
              <w:top w:val="single" w:sz="8" w:space="0" w:color="000000"/>
              <w:left w:val="single" w:sz="8" w:space="0" w:color="000000"/>
              <w:bottom w:val="single" w:sz="8" w:space="0" w:color="000000"/>
              <w:right w:val="single" w:sz="8" w:space="0" w:color="000000"/>
            </w:tcBorders>
            <w:shd w:val="clear" w:color="auto" w:fill="C0C0C0"/>
          </w:tcPr>
          <w:p w14:paraId="1D7581E3" w14:textId="77777777" w:rsidR="0062356C" w:rsidRPr="0062356C" w:rsidRDefault="0062356C" w:rsidP="0062356C">
            <w:pPr>
              <w:spacing w:before="127"/>
              <w:ind w:left="345"/>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1,00</w:t>
            </w:r>
          </w:p>
        </w:tc>
        <w:tc>
          <w:tcPr>
            <w:tcW w:w="934" w:type="dxa"/>
            <w:tcBorders>
              <w:top w:val="single" w:sz="8" w:space="0" w:color="000000"/>
              <w:left w:val="single" w:sz="8" w:space="0" w:color="000000"/>
              <w:bottom w:val="single" w:sz="10" w:space="0" w:color="000000"/>
              <w:right w:val="single" w:sz="8" w:space="0" w:color="000000"/>
            </w:tcBorders>
            <w:shd w:val="clear" w:color="auto" w:fill="C0C0C0"/>
          </w:tcPr>
          <w:p w14:paraId="400497CA"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10" w:space="0" w:color="000000"/>
              <w:right w:val="single" w:sz="8" w:space="0" w:color="000000"/>
            </w:tcBorders>
            <w:shd w:val="clear" w:color="auto" w:fill="C0C0C0"/>
          </w:tcPr>
          <w:p w14:paraId="0B3FEE50" w14:textId="77777777" w:rsidR="0062356C" w:rsidRPr="0062356C" w:rsidRDefault="0062356C" w:rsidP="0062356C">
            <w:pPr>
              <w:jc w:val="left"/>
              <w:rPr>
                <w:rFonts w:ascii="Calibri" w:eastAsia="Calibri" w:hAnsi="Calibri" w:cs="Times New Roman"/>
                <w:lang w:val="en-US"/>
              </w:rPr>
            </w:pPr>
          </w:p>
        </w:tc>
      </w:tr>
      <w:tr w:rsidR="0062356C" w:rsidRPr="0062356C" w14:paraId="3F85806B" w14:textId="77777777" w:rsidTr="0062356C">
        <w:trPr>
          <w:trHeight w:hRule="exact" w:val="283"/>
        </w:trPr>
        <w:tc>
          <w:tcPr>
            <w:tcW w:w="534" w:type="dxa"/>
            <w:vMerge w:val="restart"/>
            <w:tcBorders>
              <w:top w:val="single" w:sz="8" w:space="0" w:color="000000"/>
              <w:left w:val="single" w:sz="8" w:space="0" w:color="000000"/>
              <w:right w:val="single" w:sz="8" w:space="0" w:color="000000"/>
            </w:tcBorders>
            <w:shd w:val="clear" w:color="auto" w:fill="C0C0C0"/>
          </w:tcPr>
          <w:p w14:paraId="36975403" w14:textId="77777777" w:rsidR="0062356C" w:rsidRPr="0062356C" w:rsidRDefault="0062356C" w:rsidP="0062356C">
            <w:pPr>
              <w:spacing w:before="132"/>
              <w:ind w:right="1"/>
              <w:jc w:val="center"/>
              <w:rPr>
                <w:rFonts w:ascii="Calibri" w:eastAsia="Calibri" w:hAnsi="Calibri" w:cs="Calibri"/>
                <w:sz w:val="19"/>
                <w:szCs w:val="19"/>
                <w:lang w:val="en-US"/>
              </w:rPr>
            </w:pPr>
            <w:r w:rsidRPr="0062356C">
              <w:rPr>
                <w:rFonts w:ascii="Calibri" w:eastAsia="Calibri" w:hAnsi="Calibri" w:cs="Times New Roman"/>
                <w:b/>
                <w:sz w:val="19"/>
                <w:lang w:val="en-US"/>
              </w:rPr>
              <w:t>.</w:t>
            </w:r>
          </w:p>
        </w:tc>
        <w:tc>
          <w:tcPr>
            <w:tcW w:w="4934" w:type="dxa"/>
            <w:vMerge w:val="restart"/>
            <w:tcBorders>
              <w:top w:val="single" w:sz="8" w:space="0" w:color="000000"/>
              <w:left w:val="single" w:sz="8" w:space="0" w:color="000000"/>
              <w:right w:val="single" w:sz="8" w:space="0" w:color="000000"/>
            </w:tcBorders>
            <w:shd w:val="clear" w:color="auto" w:fill="C0C0C0"/>
          </w:tcPr>
          <w:p w14:paraId="667ED679" w14:textId="77777777" w:rsidR="0062356C" w:rsidRPr="0062356C" w:rsidRDefault="0062356C" w:rsidP="0062356C">
            <w:pPr>
              <w:spacing w:before="132"/>
              <w:ind w:left="45"/>
              <w:jc w:val="left"/>
              <w:rPr>
                <w:rFonts w:ascii="Calibri" w:eastAsia="Calibri" w:hAnsi="Calibri" w:cs="Calibri"/>
                <w:sz w:val="19"/>
                <w:szCs w:val="19"/>
              </w:rPr>
            </w:pPr>
            <w:r w:rsidRPr="0062356C">
              <w:rPr>
                <w:rFonts w:ascii="Calibri" w:eastAsia="Calibri" w:hAnsi="Calibri" w:cs="Times New Roman"/>
                <w:b/>
                <w:spacing w:val="-1"/>
                <w:sz w:val="19"/>
              </w:rPr>
              <w:t>Plataforma</w:t>
            </w:r>
            <w:r w:rsidRPr="0062356C">
              <w:rPr>
                <w:rFonts w:ascii="Calibri" w:eastAsia="Calibri" w:hAnsi="Calibri" w:cs="Times New Roman"/>
                <w:b/>
                <w:spacing w:val="-7"/>
                <w:sz w:val="19"/>
              </w:rPr>
              <w:t xml:space="preserve"> </w:t>
            </w:r>
            <w:r w:rsidRPr="0062356C">
              <w:rPr>
                <w:rFonts w:ascii="Calibri" w:eastAsia="Calibri" w:hAnsi="Calibri" w:cs="Times New Roman"/>
                <w:b/>
                <w:spacing w:val="-1"/>
                <w:sz w:val="19"/>
              </w:rPr>
              <w:t>informática</w:t>
            </w:r>
            <w:r w:rsidRPr="0062356C">
              <w:rPr>
                <w:rFonts w:ascii="Calibri" w:eastAsia="Calibri" w:hAnsi="Calibri" w:cs="Times New Roman"/>
                <w:b/>
                <w:spacing w:val="-6"/>
                <w:sz w:val="19"/>
              </w:rPr>
              <w:t xml:space="preserve"> </w:t>
            </w:r>
            <w:r w:rsidRPr="0062356C">
              <w:rPr>
                <w:rFonts w:ascii="Calibri" w:eastAsia="Calibri" w:hAnsi="Calibri" w:cs="Times New Roman"/>
                <w:b/>
                <w:spacing w:val="-1"/>
                <w:sz w:val="19"/>
              </w:rPr>
              <w:t>para</w:t>
            </w:r>
            <w:r w:rsidRPr="0062356C">
              <w:rPr>
                <w:rFonts w:ascii="Calibri" w:eastAsia="Calibri" w:hAnsi="Calibri" w:cs="Times New Roman"/>
                <w:b/>
                <w:spacing w:val="-7"/>
                <w:sz w:val="19"/>
              </w:rPr>
              <w:t xml:space="preserve"> </w:t>
            </w:r>
            <w:r w:rsidRPr="0062356C">
              <w:rPr>
                <w:rFonts w:ascii="Calibri" w:eastAsia="Calibri" w:hAnsi="Calibri" w:cs="Times New Roman"/>
                <w:b/>
                <w:spacing w:val="-1"/>
                <w:sz w:val="19"/>
              </w:rPr>
              <w:t>seguimiento</w:t>
            </w:r>
            <w:r w:rsidRPr="0062356C">
              <w:rPr>
                <w:rFonts w:ascii="Calibri" w:eastAsia="Calibri" w:hAnsi="Calibri" w:cs="Times New Roman"/>
                <w:b/>
                <w:spacing w:val="-8"/>
                <w:sz w:val="19"/>
              </w:rPr>
              <w:t xml:space="preserve"> </w:t>
            </w:r>
            <w:r w:rsidRPr="0062356C">
              <w:rPr>
                <w:rFonts w:ascii="Calibri" w:eastAsia="Calibri" w:hAnsi="Calibri" w:cs="Times New Roman"/>
                <w:b/>
                <w:sz w:val="19"/>
              </w:rPr>
              <w:t>y</w:t>
            </w:r>
            <w:r w:rsidRPr="0062356C">
              <w:rPr>
                <w:rFonts w:ascii="Calibri" w:eastAsia="Calibri" w:hAnsi="Calibri" w:cs="Times New Roman"/>
                <w:b/>
                <w:spacing w:val="-8"/>
                <w:sz w:val="19"/>
              </w:rPr>
              <w:t xml:space="preserve"> </w:t>
            </w:r>
            <w:r w:rsidRPr="0062356C">
              <w:rPr>
                <w:rFonts w:ascii="Calibri" w:eastAsia="Calibri" w:hAnsi="Calibri" w:cs="Times New Roman"/>
                <w:b/>
                <w:spacing w:val="-1"/>
                <w:sz w:val="19"/>
              </w:rPr>
              <w:t>control</w:t>
            </w:r>
            <w:r w:rsidRPr="0062356C">
              <w:rPr>
                <w:rFonts w:ascii="Calibri" w:eastAsia="Calibri" w:hAnsi="Calibri" w:cs="Times New Roman"/>
                <w:b/>
                <w:spacing w:val="-6"/>
                <w:sz w:val="19"/>
              </w:rPr>
              <w:t xml:space="preserve"> </w:t>
            </w:r>
            <w:r w:rsidRPr="0062356C">
              <w:rPr>
                <w:rFonts w:ascii="Calibri" w:eastAsia="Calibri" w:hAnsi="Calibri" w:cs="Times New Roman"/>
                <w:b/>
                <w:spacing w:val="-1"/>
                <w:sz w:val="19"/>
              </w:rPr>
              <w:t>de</w:t>
            </w:r>
            <w:r w:rsidRPr="0062356C">
              <w:rPr>
                <w:rFonts w:ascii="Calibri" w:eastAsia="Calibri" w:hAnsi="Calibri" w:cs="Times New Roman"/>
                <w:b/>
                <w:spacing w:val="-6"/>
                <w:sz w:val="19"/>
              </w:rPr>
              <w:t xml:space="preserve"> </w:t>
            </w:r>
            <w:r w:rsidRPr="0062356C">
              <w:rPr>
                <w:rFonts w:ascii="Calibri" w:eastAsia="Calibri" w:hAnsi="Calibri" w:cs="Times New Roman"/>
                <w:b/>
                <w:spacing w:val="-1"/>
                <w:sz w:val="19"/>
              </w:rPr>
              <w:t>Obra</w:t>
            </w:r>
          </w:p>
        </w:tc>
        <w:tc>
          <w:tcPr>
            <w:tcW w:w="800" w:type="dxa"/>
            <w:vMerge w:val="restart"/>
            <w:tcBorders>
              <w:top w:val="single" w:sz="8" w:space="0" w:color="000000"/>
              <w:left w:val="single" w:sz="8" w:space="0" w:color="000000"/>
              <w:right w:val="single" w:sz="8" w:space="0" w:color="000000"/>
            </w:tcBorders>
            <w:shd w:val="clear" w:color="auto" w:fill="C0C0C0"/>
          </w:tcPr>
          <w:p w14:paraId="2AF6C290" w14:textId="77777777" w:rsidR="0062356C" w:rsidRPr="0062356C" w:rsidRDefault="0062356C" w:rsidP="0062356C">
            <w:pPr>
              <w:spacing w:before="132"/>
              <w:ind w:right="17"/>
              <w:jc w:val="center"/>
              <w:rPr>
                <w:rFonts w:ascii="Calibri" w:eastAsia="Calibri" w:hAnsi="Calibri" w:cs="Calibri"/>
                <w:sz w:val="19"/>
                <w:szCs w:val="19"/>
                <w:lang w:val="en-US"/>
              </w:rPr>
            </w:pPr>
            <w:r w:rsidRPr="0062356C">
              <w:rPr>
                <w:rFonts w:ascii="Calibri" w:eastAsia="Calibri" w:hAnsi="Calibri" w:cs="Times New Roman"/>
                <w:b/>
                <w:spacing w:val="-1"/>
                <w:sz w:val="19"/>
                <w:lang w:val="en-US"/>
              </w:rPr>
              <w:t>Gl.</w:t>
            </w:r>
          </w:p>
        </w:tc>
        <w:tc>
          <w:tcPr>
            <w:tcW w:w="1067" w:type="dxa"/>
            <w:vMerge w:val="restart"/>
            <w:tcBorders>
              <w:top w:val="single" w:sz="8" w:space="0" w:color="000000"/>
              <w:left w:val="single" w:sz="8" w:space="0" w:color="000000"/>
              <w:right w:val="single" w:sz="8" w:space="0" w:color="000000"/>
            </w:tcBorders>
            <w:shd w:val="clear" w:color="auto" w:fill="C0C0C0"/>
          </w:tcPr>
          <w:p w14:paraId="5792E9A6" w14:textId="77777777" w:rsidR="0062356C" w:rsidRPr="0062356C" w:rsidRDefault="0062356C" w:rsidP="0062356C">
            <w:pPr>
              <w:spacing w:before="132"/>
              <w:ind w:left="345"/>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1,00</w:t>
            </w:r>
          </w:p>
        </w:tc>
        <w:tc>
          <w:tcPr>
            <w:tcW w:w="934" w:type="dxa"/>
            <w:tcBorders>
              <w:top w:val="single" w:sz="10" w:space="0" w:color="000000"/>
              <w:left w:val="single" w:sz="8" w:space="0" w:color="000000"/>
              <w:bottom w:val="single" w:sz="2" w:space="0" w:color="C0C0C0"/>
              <w:right w:val="single" w:sz="8" w:space="0" w:color="000000"/>
            </w:tcBorders>
            <w:shd w:val="clear" w:color="auto" w:fill="C0C0C0"/>
          </w:tcPr>
          <w:p w14:paraId="3A1A6F41" w14:textId="77777777" w:rsidR="0062356C" w:rsidRPr="0062356C" w:rsidRDefault="0062356C" w:rsidP="0062356C">
            <w:pPr>
              <w:jc w:val="left"/>
              <w:rPr>
                <w:rFonts w:ascii="Calibri" w:eastAsia="Calibri" w:hAnsi="Calibri" w:cs="Times New Roman"/>
                <w:lang w:val="en-US"/>
              </w:rPr>
            </w:pPr>
          </w:p>
        </w:tc>
        <w:tc>
          <w:tcPr>
            <w:tcW w:w="1067" w:type="dxa"/>
            <w:tcBorders>
              <w:top w:val="single" w:sz="10" w:space="0" w:color="000000"/>
              <w:left w:val="single" w:sz="8" w:space="0" w:color="000000"/>
              <w:bottom w:val="single" w:sz="2" w:space="0" w:color="C0C0C0"/>
              <w:right w:val="single" w:sz="8" w:space="0" w:color="000000"/>
            </w:tcBorders>
            <w:shd w:val="clear" w:color="auto" w:fill="C0C0C0"/>
          </w:tcPr>
          <w:p w14:paraId="232AE44F" w14:textId="77777777" w:rsidR="0062356C" w:rsidRPr="0062356C" w:rsidRDefault="0062356C" w:rsidP="0062356C">
            <w:pPr>
              <w:jc w:val="left"/>
              <w:rPr>
                <w:rFonts w:ascii="Calibri" w:eastAsia="Calibri" w:hAnsi="Calibri" w:cs="Times New Roman"/>
                <w:lang w:val="en-US"/>
              </w:rPr>
            </w:pPr>
          </w:p>
        </w:tc>
      </w:tr>
      <w:tr w:rsidR="0062356C" w:rsidRPr="0062356C" w14:paraId="0FAE2AB2" w14:textId="77777777" w:rsidTr="0062356C">
        <w:trPr>
          <w:trHeight w:hRule="exact" w:val="277"/>
        </w:trPr>
        <w:tc>
          <w:tcPr>
            <w:tcW w:w="534" w:type="dxa"/>
            <w:vMerge/>
            <w:tcBorders>
              <w:left w:val="single" w:sz="8" w:space="0" w:color="000000"/>
              <w:bottom w:val="single" w:sz="8" w:space="0" w:color="000000"/>
              <w:right w:val="single" w:sz="8" w:space="0" w:color="000000"/>
            </w:tcBorders>
            <w:shd w:val="clear" w:color="auto" w:fill="C0C0C0"/>
          </w:tcPr>
          <w:p w14:paraId="7F9C5AEA" w14:textId="77777777" w:rsidR="0062356C" w:rsidRPr="0062356C" w:rsidRDefault="0062356C" w:rsidP="0062356C">
            <w:pPr>
              <w:jc w:val="left"/>
              <w:rPr>
                <w:rFonts w:ascii="Calibri" w:eastAsia="Calibri" w:hAnsi="Calibri" w:cs="Times New Roman"/>
                <w:lang w:val="en-US"/>
              </w:rPr>
            </w:pPr>
          </w:p>
        </w:tc>
        <w:tc>
          <w:tcPr>
            <w:tcW w:w="4934" w:type="dxa"/>
            <w:vMerge/>
            <w:tcBorders>
              <w:left w:val="single" w:sz="8" w:space="0" w:color="000000"/>
              <w:bottom w:val="single" w:sz="8" w:space="0" w:color="000000"/>
              <w:right w:val="single" w:sz="8" w:space="0" w:color="000000"/>
            </w:tcBorders>
            <w:shd w:val="clear" w:color="auto" w:fill="C0C0C0"/>
          </w:tcPr>
          <w:p w14:paraId="2C58BF3E" w14:textId="77777777" w:rsidR="0062356C" w:rsidRPr="0062356C" w:rsidRDefault="0062356C" w:rsidP="0062356C">
            <w:pPr>
              <w:jc w:val="left"/>
              <w:rPr>
                <w:rFonts w:ascii="Calibri" w:eastAsia="Calibri" w:hAnsi="Calibri" w:cs="Times New Roman"/>
                <w:lang w:val="en-US"/>
              </w:rPr>
            </w:pPr>
          </w:p>
        </w:tc>
        <w:tc>
          <w:tcPr>
            <w:tcW w:w="800" w:type="dxa"/>
            <w:vMerge/>
            <w:tcBorders>
              <w:left w:val="single" w:sz="8" w:space="0" w:color="000000"/>
              <w:bottom w:val="single" w:sz="8" w:space="0" w:color="000000"/>
              <w:right w:val="single" w:sz="8" w:space="0" w:color="000000"/>
            </w:tcBorders>
            <w:shd w:val="clear" w:color="auto" w:fill="C0C0C0"/>
          </w:tcPr>
          <w:p w14:paraId="63AD674B" w14:textId="77777777" w:rsidR="0062356C" w:rsidRPr="0062356C" w:rsidRDefault="0062356C" w:rsidP="0062356C">
            <w:pPr>
              <w:jc w:val="left"/>
              <w:rPr>
                <w:rFonts w:ascii="Calibri" w:eastAsia="Calibri" w:hAnsi="Calibri" w:cs="Times New Roman"/>
                <w:lang w:val="en-US"/>
              </w:rPr>
            </w:pPr>
          </w:p>
        </w:tc>
        <w:tc>
          <w:tcPr>
            <w:tcW w:w="1067" w:type="dxa"/>
            <w:vMerge/>
            <w:tcBorders>
              <w:left w:val="single" w:sz="8" w:space="0" w:color="000000"/>
              <w:bottom w:val="single" w:sz="8" w:space="0" w:color="000000"/>
              <w:right w:val="single" w:sz="8" w:space="0" w:color="000000"/>
            </w:tcBorders>
            <w:shd w:val="clear" w:color="auto" w:fill="C0C0C0"/>
          </w:tcPr>
          <w:p w14:paraId="0E6083D0" w14:textId="77777777" w:rsidR="0062356C" w:rsidRPr="0062356C" w:rsidRDefault="0062356C" w:rsidP="0062356C">
            <w:pPr>
              <w:jc w:val="left"/>
              <w:rPr>
                <w:rFonts w:ascii="Calibri" w:eastAsia="Calibri" w:hAnsi="Calibri" w:cs="Times New Roman"/>
                <w:lang w:val="en-US"/>
              </w:rPr>
            </w:pPr>
          </w:p>
        </w:tc>
        <w:tc>
          <w:tcPr>
            <w:tcW w:w="934" w:type="dxa"/>
            <w:tcBorders>
              <w:top w:val="single" w:sz="2" w:space="0" w:color="C0C0C0"/>
              <w:left w:val="single" w:sz="8" w:space="0" w:color="000000"/>
              <w:bottom w:val="single" w:sz="8" w:space="0" w:color="000000"/>
              <w:right w:val="single" w:sz="8" w:space="0" w:color="000000"/>
            </w:tcBorders>
            <w:shd w:val="clear" w:color="auto" w:fill="C0C0C0"/>
          </w:tcPr>
          <w:p w14:paraId="27AD74B1" w14:textId="77777777" w:rsidR="0062356C" w:rsidRPr="0062356C" w:rsidRDefault="0062356C" w:rsidP="0062356C">
            <w:pPr>
              <w:jc w:val="left"/>
              <w:rPr>
                <w:rFonts w:ascii="Calibri" w:eastAsia="Calibri" w:hAnsi="Calibri" w:cs="Times New Roman"/>
                <w:lang w:val="en-US"/>
              </w:rPr>
            </w:pPr>
          </w:p>
        </w:tc>
        <w:tc>
          <w:tcPr>
            <w:tcW w:w="1067" w:type="dxa"/>
            <w:tcBorders>
              <w:top w:val="single" w:sz="2" w:space="0" w:color="C0C0C0"/>
              <w:left w:val="single" w:sz="8" w:space="0" w:color="000000"/>
              <w:bottom w:val="single" w:sz="8" w:space="0" w:color="000000"/>
              <w:right w:val="single" w:sz="8" w:space="0" w:color="000000"/>
            </w:tcBorders>
            <w:shd w:val="clear" w:color="auto" w:fill="C0C0C0"/>
          </w:tcPr>
          <w:p w14:paraId="446271A2" w14:textId="77777777" w:rsidR="0062356C" w:rsidRPr="0062356C" w:rsidRDefault="0062356C" w:rsidP="0062356C">
            <w:pPr>
              <w:jc w:val="left"/>
              <w:rPr>
                <w:rFonts w:ascii="Calibri" w:eastAsia="Calibri" w:hAnsi="Calibri" w:cs="Times New Roman"/>
                <w:lang w:val="en-US"/>
              </w:rPr>
            </w:pPr>
          </w:p>
        </w:tc>
      </w:tr>
      <w:tr w:rsidR="0062356C" w:rsidRPr="0062356C" w14:paraId="5A608713" w14:textId="77777777" w:rsidTr="0062356C">
        <w:trPr>
          <w:trHeight w:hRule="exact" w:val="287"/>
        </w:trPr>
        <w:tc>
          <w:tcPr>
            <w:tcW w:w="534" w:type="dxa"/>
            <w:tcBorders>
              <w:top w:val="single" w:sz="8" w:space="0" w:color="000000"/>
              <w:left w:val="single" w:sz="8" w:space="0" w:color="000000"/>
              <w:bottom w:val="single" w:sz="9" w:space="0" w:color="000000"/>
              <w:right w:val="single" w:sz="8" w:space="0" w:color="000000"/>
            </w:tcBorders>
            <w:shd w:val="clear" w:color="auto" w:fill="BFBFBF"/>
          </w:tcPr>
          <w:p w14:paraId="27A8B626" w14:textId="77777777" w:rsidR="0062356C" w:rsidRPr="0062356C" w:rsidRDefault="0062356C" w:rsidP="0062356C">
            <w:pPr>
              <w:spacing w:line="228" w:lineRule="exact"/>
              <w:ind w:right="1"/>
              <w:jc w:val="center"/>
              <w:rPr>
                <w:rFonts w:ascii="Calibri" w:eastAsia="Calibri" w:hAnsi="Calibri" w:cs="Calibri"/>
                <w:sz w:val="19"/>
                <w:szCs w:val="19"/>
                <w:lang w:val="en-US"/>
              </w:rPr>
            </w:pPr>
            <w:r w:rsidRPr="0062356C">
              <w:rPr>
                <w:rFonts w:ascii="Calibri" w:eastAsia="Calibri" w:hAnsi="Calibri" w:cs="Times New Roman"/>
                <w:b/>
                <w:sz w:val="19"/>
                <w:lang w:val="en-US"/>
              </w:rPr>
              <w:t>.</w:t>
            </w:r>
          </w:p>
        </w:tc>
        <w:tc>
          <w:tcPr>
            <w:tcW w:w="4934" w:type="dxa"/>
            <w:tcBorders>
              <w:top w:val="single" w:sz="8" w:space="0" w:color="000000"/>
              <w:left w:val="single" w:sz="8" w:space="0" w:color="000000"/>
              <w:bottom w:val="single" w:sz="9" w:space="0" w:color="000000"/>
              <w:right w:val="single" w:sz="8" w:space="0" w:color="000000"/>
            </w:tcBorders>
            <w:shd w:val="clear" w:color="auto" w:fill="BFBFBF"/>
          </w:tcPr>
          <w:p w14:paraId="0E608E39" w14:textId="77777777" w:rsidR="0062356C" w:rsidRPr="0062356C" w:rsidRDefault="0062356C" w:rsidP="0062356C">
            <w:pPr>
              <w:spacing w:line="228" w:lineRule="exact"/>
              <w:ind w:left="45"/>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Liberación</w:t>
            </w:r>
            <w:r w:rsidRPr="0062356C">
              <w:rPr>
                <w:rFonts w:ascii="Calibri" w:eastAsia="Calibri" w:hAnsi="Calibri" w:cs="Times New Roman"/>
                <w:b/>
                <w:spacing w:val="-8"/>
                <w:sz w:val="19"/>
                <w:lang w:val="en-US"/>
              </w:rPr>
              <w:t xml:space="preserve"> </w:t>
            </w:r>
            <w:r w:rsidRPr="0062356C">
              <w:rPr>
                <w:rFonts w:ascii="Calibri" w:eastAsia="Calibri" w:hAnsi="Calibri" w:cs="Times New Roman"/>
                <w:b/>
                <w:spacing w:val="-1"/>
                <w:sz w:val="19"/>
                <w:lang w:val="en-US"/>
              </w:rPr>
              <w:t>de</w:t>
            </w:r>
            <w:r w:rsidRPr="0062356C">
              <w:rPr>
                <w:rFonts w:ascii="Calibri" w:eastAsia="Calibri" w:hAnsi="Calibri" w:cs="Times New Roman"/>
                <w:b/>
                <w:spacing w:val="-7"/>
                <w:sz w:val="19"/>
                <w:lang w:val="en-US"/>
              </w:rPr>
              <w:t xml:space="preserve"> </w:t>
            </w:r>
            <w:r w:rsidRPr="0062356C">
              <w:rPr>
                <w:rFonts w:ascii="Calibri" w:eastAsia="Calibri" w:hAnsi="Calibri" w:cs="Times New Roman"/>
                <w:b/>
                <w:sz w:val="19"/>
                <w:lang w:val="en-US"/>
              </w:rPr>
              <w:t>Traza</w:t>
            </w:r>
          </w:p>
        </w:tc>
        <w:tc>
          <w:tcPr>
            <w:tcW w:w="800" w:type="dxa"/>
            <w:tcBorders>
              <w:top w:val="single" w:sz="8" w:space="0" w:color="000000"/>
              <w:left w:val="single" w:sz="8" w:space="0" w:color="000000"/>
              <w:bottom w:val="single" w:sz="9" w:space="0" w:color="000000"/>
              <w:right w:val="single" w:sz="8" w:space="0" w:color="000000"/>
            </w:tcBorders>
            <w:shd w:val="clear" w:color="auto" w:fill="BFBFBF"/>
          </w:tcPr>
          <w:p w14:paraId="293CDFF3" w14:textId="77777777" w:rsidR="0062356C" w:rsidRPr="0062356C" w:rsidRDefault="0062356C" w:rsidP="0062356C">
            <w:pPr>
              <w:spacing w:line="228" w:lineRule="exact"/>
              <w:ind w:right="17"/>
              <w:jc w:val="center"/>
              <w:rPr>
                <w:rFonts w:ascii="Calibri" w:eastAsia="Calibri" w:hAnsi="Calibri" w:cs="Calibri"/>
                <w:sz w:val="19"/>
                <w:szCs w:val="19"/>
                <w:lang w:val="en-US"/>
              </w:rPr>
            </w:pPr>
            <w:r w:rsidRPr="0062356C">
              <w:rPr>
                <w:rFonts w:ascii="Calibri" w:eastAsia="Calibri" w:hAnsi="Calibri" w:cs="Times New Roman"/>
                <w:b/>
                <w:spacing w:val="-1"/>
                <w:sz w:val="19"/>
                <w:lang w:val="en-US"/>
              </w:rPr>
              <w:t>Gl.</w:t>
            </w:r>
          </w:p>
        </w:tc>
        <w:tc>
          <w:tcPr>
            <w:tcW w:w="1067" w:type="dxa"/>
            <w:tcBorders>
              <w:top w:val="single" w:sz="8" w:space="0" w:color="000000"/>
              <w:left w:val="single" w:sz="8" w:space="0" w:color="000000"/>
              <w:bottom w:val="single" w:sz="9" w:space="0" w:color="000000"/>
              <w:right w:val="single" w:sz="8" w:space="0" w:color="000000"/>
            </w:tcBorders>
            <w:shd w:val="clear" w:color="auto" w:fill="BFBFBF"/>
          </w:tcPr>
          <w:p w14:paraId="1F682C72" w14:textId="77777777" w:rsidR="0062356C" w:rsidRPr="0062356C" w:rsidRDefault="0062356C" w:rsidP="0062356C">
            <w:pPr>
              <w:spacing w:line="228" w:lineRule="exact"/>
              <w:ind w:left="345"/>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1,00</w:t>
            </w:r>
          </w:p>
        </w:tc>
        <w:tc>
          <w:tcPr>
            <w:tcW w:w="934" w:type="dxa"/>
            <w:tcBorders>
              <w:top w:val="single" w:sz="8" w:space="0" w:color="000000"/>
              <w:left w:val="single" w:sz="8" w:space="0" w:color="000000"/>
              <w:bottom w:val="single" w:sz="9" w:space="0" w:color="000000"/>
              <w:right w:val="single" w:sz="8" w:space="0" w:color="000000"/>
            </w:tcBorders>
            <w:shd w:val="clear" w:color="auto" w:fill="BFBFBF"/>
          </w:tcPr>
          <w:p w14:paraId="7A7DC99B" w14:textId="77777777" w:rsidR="0062356C" w:rsidRPr="0062356C" w:rsidRDefault="0062356C" w:rsidP="0062356C">
            <w:pPr>
              <w:jc w:val="left"/>
              <w:rPr>
                <w:rFonts w:ascii="Calibri" w:eastAsia="Calibri" w:hAnsi="Calibri" w:cs="Times New Roman"/>
                <w:lang w:val="en-US"/>
              </w:rPr>
            </w:pPr>
          </w:p>
        </w:tc>
        <w:tc>
          <w:tcPr>
            <w:tcW w:w="1067" w:type="dxa"/>
            <w:tcBorders>
              <w:top w:val="single" w:sz="8" w:space="0" w:color="000000"/>
              <w:left w:val="single" w:sz="8" w:space="0" w:color="000000"/>
              <w:bottom w:val="single" w:sz="9" w:space="0" w:color="000000"/>
              <w:right w:val="single" w:sz="8" w:space="0" w:color="000000"/>
            </w:tcBorders>
            <w:shd w:val="clear" w:color="auto" w:fill="BFBFBF"/>
          </w:tcPr>
          <w:p w14:paraId="46AC485A" w14:textId="77777777" w:rsidR="0062356C" w:rsidRPr="0062356C" w:rsidRDefault="0062356C" w:rsidP="0062356C">
            <w:pPr>
              <w:jc w:val="left"/>
              <w:rPr>
                <w:rFonts w:ascii="Calibri" w:eastAsia="Calibri" w:hAnsi="Calibri" w:cs="Times New Roman"/>
                <w:lang w:val="en-US"/>
              </w:rPr>
            </w:pPr>
          </w:p>
        </w:tc>
      </w:tr>
      <w:tr w:rsidR="0062356C" w:rsidRPr="0062356C" w14:paraId="2D61D6F4" w14:textId="77777777" w:rsidTr="0062356C">
        <w:trPr>
          <w:trHeight w:hRule="exact" w:val="277"/>
        </w:trPr>
        <w:tc>
          <w:tcPr>
            <w:tcW w:w="534" w:type="dxa"/>
            <w:tcBorders>
              <w:top w:val="single" w:sz="9" w:space="0" w:color="000000"/>
              <w:left w:val="single" w:sz="8" w:space="0" w:color="000000"/>
              <w:bottom w:val="single" w:sz="2" w:space="0" w:color="C0C0C0"/>
              <w:right w:val="single" w:sz="8" w:space="0" w:color="000000"/>
            </w:tcBorders>
            <w:shd w:val="clear" w:color="auto" w:fill="C0C0C0"/>
          </w:tcPr>
          <w:p w14:paraId="442AD0B3" w14:textId="77777777" w:rsidR="0062356C" w:rsidRPr="0062356C" w:rsidRDefault="0062356C" w:rsidP="0062356C">
            <w:pPr>
              <w:spacing w:line="230" w:lineRule="exact"/>
              <w:ind w:right="1"/>
              <w:jc w:val="center"/>
              <w:rPr>
                <w:rFonts w:ascii="Calibri" w:eastAsia="Calibri" w:hAnsi="Calibri" w:cs="Calibri"/>
                <w:sz w:val="19"/>
                <w:szCs w:val="19"/>
                <w:lang w:val="en-US"/>
              </w:rPr>
            </w:pPr>
            <w:r w:rsidRPr="0062356C">
              <w:rPr>
                <w:rFonts w:ascii="Calibri" w:eastAsia="Calibri" w:hAnsi="Calibri" w:cs="Times New Roman"/>
                <w:b/>
                <w:sz w:val="19"/>
                <w:lang w:val="en-US"/>
              </w:rPr>
              <w:t>.</w:t>
            </w:r>
          </w:p>
        </w:tc>
        <w:tc>
          <w:tcPr>
            <w:tcW w:w="4934" w:type="dxa"/>
            <w:tcBorders>
              <w:top w:val="single" w:sz="9" w:space="0" w:color="000000"/>
              <w:left w:val="single" w:sz="8" w:space="0" w:color="000000"/>
              <w:bottom w:val="single" w:sz="2" w:space="0" w:color="C0C0C0"/>
              <w:right w:val="single" w:sz="8" w:space="0" w:color="000000"/>
            </w:tcBorders>
            <w:shd w:val="clear" w:color="auto" w:fill="C0C0C0"/>
          </w:tcPr>
          <w:p w14:paraId="399532FA" w14:textId="77777777" w:rsidR="0062356C" w:rsidRPr="0062356C" w:rsidRDefault="0062356C" w:rsidP="0062356C">
            <w:pPr>
              <w:jc w:val="left"/>
              <w:rPr>
                <w:rFonts w:ascii="Calibri" w:eastAsia="Calibri" w:hAnsi="Calibri" w:cs="Times New Roman"/>
                <w:lang w:val="en-US"/>
              </w:rPr>
            </w:pPr>
          </w:p>
        </w:tc>
        <w:tc>
          <w:tcPr>
            <w:tcW w:w="800" w:type="dxa"/>
            <w:tcBorders>
              <w:top w:val="single" w:sz="9" w:space="0" w:color="000000"/>
              <w:left w:val="single" w:sz="8" w:space="0" w:color="000000"/>
              <w:bottom w:val="single" w:sz="2" w:space="0" w:color="C0C0C0"/>
              <w:right w:val="single" w:sz="8" w:space="0" w:color="000000"/>
            </w:tcBorders>
            <w:shd w:val="clear" w:color="auto" w:fill="C0C0C0"/>
          </w:tcPr>
          <w:p w14:paraId="2BD17365" w14:textId="77777777" w:rsidR="0062356C" w:rsidRPr="0062356C" w:rsidRDefault="0062356C" w:rsidP="0062356C">
            <w:pPr>
              <w:jc w:val="left"/>
              <w:rPr>
                <w:rFonts w:ascii="Calibri" w:eastAsia="Calibri" w:hAnsi="Calibri" w:cs="Times New Roman"/>
                <w:lang w:val="en-US"/>
              </w:rPr>
            </w:pPr>
          </w:p>
        </w:tc>
        <w:tc>
          <w:tcPr>
            <w:tcW w:w="1067" w:type="dxa"/>
            <w:tcBorders>
              <w:top w:val="single" w:sz="9" w:space="0" w:color="000000"/>
              <w:left w:val="single" w:sz="8" w:space="0" w:color="000000"/>
              <w:bottom w:val="single" w:sz="2" w:space="0" w:color="C0C0C0"/>
              <w:right w:val="single" w:sz="8" w:space="0" w:color="000000"/>
            </w:tcBorders>
            <w:shd w:val="clear" w:color="auto" w:fill="C0C0C0"/>
          </w:tcPr>
          <w:p w14:paraId="1D44A39D" w14:textId="77777777" w:rsidR="0062356C" w:rsidRPr="0062356C" w:rsidRDefault="0062356C" w:rsidP="0062356C">
            <w:pPr>
              <w:jc w:val="left"/>
              <w:rPr>
                <w:rFonts w:ascii="Calibri" w:eastAsia="Calibri" w:hAnsi="Calibri" w:cs="Times New Roman"/>
                <w:lang w:val="en-US"/>
              </w:rPr>
            </w:pPr>
          </w:p>
        </w:tc>
        <w:tc>
          <w:tcPr>
            <w:tcW w:w="934" w:type="dxa"/>
            <w:tcBorders>
              <w:top w:val="single" w:sz="9" w:space="0" w:color="000000"/>
              <w:left w:val="single" w:sz="8" w:space="0" w:color="000000"/>
              <w:bottom w:val="single" w:sz="2" w:space="0" w:color="C0C0C0"/>
              <w:right w:val="single" w:sz="8" w:space="0" w:color="000000"/>
            </w:tcBorders>
            <w:shd w:val="clear" w:color="auto" w:fill="C0C0C0"/>
          </w:tcPr>
          <w:p w14:paraId="6D45812B" w14:textId="77777777" w:rsidR="0062356C" w:rsidRPr="0062356C" w:rsidRDefault="0062356C" w:rsidP="0062356C">
            <w:pPr>
              <w:spacing w:line="230" w:lineRule="exact"/>
              <w:ind w:left="-11"/>
              <w:jc w:val="left"/>
              <w:rPr>
                <w:rFonts w:ascii="Calibri" w:eastAsia="Calibri" w:hAnsi="Calibri" w:cs="Calibri"/>
                <w:sz w:val="19"/>
                <w:szCs w:val="19"/>
                <w:lang w:val="en-US"/>
              </w:rPr>
            </w:pPr>
            <w:r w:rsidRPr="0062356C">
              <w:rPr>
                <w:rFonts w:ascii="Calibri" w:eastAsia="Calibri" w:hAnsi="Calibri" w:cs="Times New Roman"/>
                <w:b/>
                <w:spacing w:val="-1"/>
                <w:sz w:val="19"/>
                <w:lang w:val="en-US"/>
              </w:rPr>
              <w:t>TOTAL</w:t>
            </w:r>
          </w:p>
        </w:tc>
        <w:tc>
          <w:tcPr>
            <w:tcW w:w="1067" w:type="dxa"/>
            <w:tcBorders>
              <w:top w:val="single" w:sz="9" w:space="0" w:color="000000"/>
              <w:left w:val="single" w:sz="8" w:space="0" w:color="000000"/>
              <w:bottom w:val="single" w:sz="2" w:space="0" w:color="C0C0C0"/>
              <w:right w:val="single" w:sz="8" w:space="0" w:color="000000"/>
            </w:tcBorders>
            <w:shd w:val="clear" w:color="auto" w:fill="C0C0C0"/>
          </w:tcPr>
          <w:p w14:paraId="1E79453C" w14:textId="77777777" w:rsidR="0062356C" w:rsidRPr="0062356C" w:rsidRDefault="0062356C" w:rsidP="0062356C">
            <w:pPr>
              <w:spacing w:line="230" w:lineRule="exact"/>
              <w:ind w:left="-10"/>
              <w:jc w:val="left"/>
              <w:rPr>
                <w:rFonts w:ascii="Calibri" w:eastAsia="Calibri" w:hAnsi="Calibri" w:cs="Calibri"/>
                <w:sz w:val="19"/>
                <w:szCs w:val="19"/>
                <w:lang w:val="en-US"/>
              </w:rPr>
            </w:pPr>
            <w:r w:rsidRPr="0062356C">
              <w:rPr>
                <w:rFonts w:ascii="Calibri" w:eastAsia="Calibri" w:hAnsi="Calibri" w:cs="Times New Roman"/>
                <w:b/>
                <w:sz w:val="19"/>
                <w:lang w:val="en-US"/>
              </w:rPr>
              <w:t>$</w:t>
            </w:r>
          </w:p>
        </w:tc>
      </w:tr>
    </w:tbl>
    <w:p w14:paraId="6FBEB2E4" w14:textId="77777777" w:rsidR="0062356C" w:rsidRPr="0062356C" w:rsidRDefault="0062356C" w:rsidP="0062356C">
      <w:pPr>
        <w:widowControl w:val="0"/>
        <w:jc w:val="left"/>
        <w:rPr>
          <w:rFonts w:ascii="Calibri" w:eastAsia="Calibri" w:hAnsi="Calibri" w:cs="Calibri"/>
          <w:b/>
          <w:bCs/>
          <w:sz w:val="20"/>
          <w:szCs w:val="20"/>
          <w:lang w:val="en-US"/>
        </w:rPr>
      </w:pPr>
    </w:p>
    <w:p w14:paraId="2A07129E" w14:textId="77777777" w:rsidR="0062356C" w:rsidRDefault="0062356C" w:rsidP="0062356C">
      <w:r>
        <w:t>* Los precios indicados incluyen IVA, Beneficios, Costos Directos e Indirectos y Administrativos.</w:t>
      </w:r>
    </w:p>
    <w:p w14:paraId="6C61EDCB" w14:textId="77777777" w:rsidR="0062356C" w:rsidRDefault="0062356C" w:rsidP="0062356C">
      <w:r>
        <w:t>** En todos los ítems se cotiza de acuerdo a lo detallado en el Pliego de Especificaciones Técnicas Particulares.</w:t>
      </w:r>
    </w:p>
    <w:p w14:paraId="4E5B2A01" w14:textId="77777777" w:rsidR="00B81C7E" w:rsidRDefault="00B81C7E" w:rsidP="009E15A8">
      <w:pPr>
        <w:jc w:val="center"/>
      </w:pPr>
    </w:p>
    <w:p w14:paraId="74958A73" w14:textId="77777777" w:rsidR="003D3967" w:rsidRDefault="003D3967" w:rsidP="009E15A8">
      <w:pPr>
        <w:jc w:val="center"/>
      </w:pPr>
    </w:p>
    <w:p w14:paraId="27ED5238" w14:textId="77777777" w:rsidR="003D3967" w:rsidRDefault="003D3967" w:rsidP="009E15A8">
      <w:pPr>
        <w:jc w:val="center"/>
      </w:pPr>
    </w:p>
    <w:p w14:paraId="5677EC4F" w14:textId="77777777" w:rsidR="003D3967" w:rsidRDefault="003D3967" w:rsidP="009E15A8">
      <w:pPr>
        <w:jc w:val="center"/>
      </w:pPr>
    </w:p>
    <w:p w14:paraId="51B174DB" w14:textId="77777777" w:rsidR="003D3967" w:rsidRDefault="003D3967" w:rsidP="009E15A8">
      <w:pPr>
        <w:jc w:val="center"/>
      </w:pPr>
    </w:p>
    <w:p w14:paraId="1FDCCD74" w14:textId="77777777" w:rsidR="003D3967" w:rsidRDefault="003D3967" w:rsidP="009E15A8">
      <w:pPr>
        <w:jc w:val="center"/>
      </w:pPr>
    </w:p>
    <w:p w14:paraId="33DC21CA" w14:textId="1053E439" w:rsidR="00AE3B4F" w:rsidRPr="00141FBB" w:rsidRDefault="00AE3B4F" w:rsidP="00AE3B4F">
      <w:pPr>
        <w:jc w:val="center"/>
        <w:rPr>
          <w:b/>
        </w:rPr>
      </w:pPr>
      <w:r w:rsidRPr="00141FBB">
        <w:rPr>
          <w:b/>
        </w:rPr>
        <w:lastRenderedPageBreak/>
        <w:t xml:space="preserve">ANEXO </w:t>
      </w:r>
      <w:r>
        <w:rPr>
          <w:b/>
        </w:rPr>
        <w:t>5</w:t>
      </w:r>
      <w:r w:rsidRPr="00141FBB">
        <w:rPr>
          <w:b/>
        </w:rPr>
        <w:t xml:space="preserve"> AL PLIEGO PARTICULAR DE CONDICIONES</w:t>
      </w:r>
    </w:p>
    <w:p w14:paraId="74C29116" w14:textId="77777777" w:rsidR="003D3967" w:rsidRDefault="003D3967" w:rsidP="009E15A8">
      <w:pPr>
        <w:jc w:val="center"/>
      </w:pPr>
    </w:p>
    <w:p w14:paraId="7E78AB3F" w14:textId="033B5829" w:rsidR="003D3967" w:rsidRPr="003D3967" w:rsidRDefault="003D3967" w:rsidP="009E15A8">
      <w:pPr>
        <w:jc w:val="center"/>
        <w:rPr>
          <w:b/>
        </w:rPr>
      </w:pPr>
      <w:r w:rsidRPr="003D3967">
        <w:rPr>
          <w:b/>
        </w:rPr>
        <w:t>ANÁLISIS DE PRECIOS</w:t>
      </w:r>
    </w:p>
    <w:tbl>
      <w:tblPr>
        <w:tblStyle w:val="Tablaconcuadrcula"/>
        <w:tblW w:w="0" w:type="auto"/>
        <w:tblLook w:val="04A0" w:firstRow="1" w:lastRow="0" w:firstColumn="1" w:lastColumn="0" w:noHBand="0" w:noVBand="1"/>
      </w:tblPr>
      <w:tblGrid>
        <w:gridCol w:w="8494"/>
      </w:tblGrid>
      <w:tr w:rsidR="003D3967" w14:paraId="4F793DEB" w14:textId="77777777" w:rsidTr="003D3967">
        <w:tc>
          <w:tcPr>
            <w:tcW w:w="8494" w:type="dxa"/>
          </w:tcPr>
          <w:p w14:paraId="14C472EA" w14:textId="28AFD526" w:rsidR="003D3967" w:rsidRDefault="003D3967" w:rsidP="009E15A8">
            <w:pPr>
              <w:jc w:val="center"/>
            </w:pPr>
            <w:r>
              <w:rPr>
                <w:noProof/>
                <w:lang w:eastAsia="es-AR"/>
              </w:rPr>
              <w:drawing>
                <wp:inline distT="0" distB="0" distL="0" distR="0" wp14:anchorId="7C90DC88" wp14:editId="5172CED1">
                  <wp:extent cx="5202863" cy="61798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7008" t="19566" r="10677" b="12207"/>
                          <a:stretch/>
                        </pic:blipFill>
                        <pic:spPr bwMode="auto">
                          <a:xfrm>
                            <a:off x="0" y="0"/>
                            <a:ext cx="5239231" cy="6223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B1D76B" w14:textId="77777777" w:rsidR="003D3967" w:rsidRDefault="003D3967" w:rsidP="009E15A8">
      <w:pPr>
        <w:jc w:val="center"/>
      </w:pPr>
    </w:p>
    <w:p w14:paraId="5076E646" w14:textId="77777777" w:rsidR="003D3967" w:rsidRDefault="003D3967" w:rsidP="009E15A8">
      <w:pPr>
        <w:jc w:val="center"/>
      </w:pPr>
    </w:p>
    <w:p w14:paraId="7C6CED48" w14:textId="77777777" w:rsidR="003D3967" w:rsidRDefault="003D3967" w:rsidP="009E15A8">
      <w:pPr>
        <w:jc w:val="center"/>
      </w:pPr>
    </w:p>
    <w:p w14:paraId="1553E691" w14:textId="77777777" w:rsidR="002A053D" w:rsidRDefault="002A053D">
      <w:pPr>
        <w:spacing w:after="200" w:line="276" w:lineRule="auto"/>
        <w:jc w:val="left"/>
        <w:rPr>
          <w:b/>
        </w:rPr>
      </w:pPr>
      <w:r>
        <w:rPr>
          <w:b/>
        </w:rPr>
        <w:br w:type="page"/>
      </w:r>
    </w:p>
    <w:p w14:paraId="4B397A95" w14:textId="406C49B1" w:rsidR="00AE3B4F" w:rsidRPr="00141FBB" w:rsidRDefault="00AE3B4F" w:rsidP="00AE3B4F">
      <w:pPr>
        <w:jc w:val="center"/>
        <w:rPr>
          <w:b/>
        </w:rPr>
      </w:pPr>
      <w:r w:rsidRPr="00141FBB">
        <w:rPr>
          <w:b/>
        </w:rPr>
        <w:lastRenderedPageBreak/>
        <w:t xml:space="preserve">ANEXO </w:t>
      </w:r>
      <w:r>
        <w:rPr>
          <w:b/>
        </w:rPr>
        <w:t>6</w:t>
      </w:r>
      <w:r w:rsidRPr="00141FBB">
        <w:rPr>
          <w:b/>
        </w:rPr>
        <w:t xml:space="preserve"> AL PLIEGO PARTICULAR DE CONDICIONES</w:t>
      </w:r>
    </w:p>
    <w:p w14:paraId="4562DDA7" w14:textId="77777777" w:rsidR="003D3967" w:rsidRDefault="003D3967" w:rsidP="009E15A8">
      <w:pPr>
        <w:jc w:val="center"/>
      </w:pPr>
    </w:p>
    <w:tbl>
      <w:tblPr>
        <w:tblStyle w:val="Tablaconcuadrcula"/>
        <w:tblW w:w="0" w:type="auto"/>
        <w:tblLook w:val="04A0" w:firstRow="1" w:lastRow="0" w:firstColumn="1" w:lastColumn="0" w:noHBand="0" w:noVBand="1"/>
      </w:tblPr>
      <w:tblGrid>
        <w:gridCol w:w="8494"/>
      </w:tblGrid>
      <w:tr w:rsidR="003D3967" w14:paraId="07E0F234" w14:textId="77777777" w:rsidTr="003D3967">
        <w:tc>
          <w:tcPr>
            <w:tcW w:w="8494" w:type="dxa"/>
          </w:tcPr>
          <w:p w14:paraId="0673145D" w14:textId="0DE2CC0C" w:rsidR="003D3967" w:rsidRDefault="003D3967" w:rsidP="009E15A8">
            <w:pPr>
              <w:jc w:val="center"/>
            </w:pPr>
            <w:r>
              <w:rPr>
                <w:noProof/>
                <w:lang w:eastAsia="es-AR"/>
              </w:rPr>
              <w:drawing>
                <wp:inline distT="0" distB="0" distL="0" distR="0" wp14:anchorId="50BAA5CD" wp14:editId="4F952AED">
                  <wp:extent cx="5274261" cy="6887307"/>
                  <wp:effectExtent l="0" t="0" r="3175" b="0"/>
                  <wp:docPr id="392"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5061" t="18914" r="33676" b="8515"/>
                          <a:stretch/>
                        </pic:blipFill>
                        <pic:spPr bwMode="auto">
                          <a:xfrm>
                            <a:off x="0" y="0"/>
                            <a:ext cx="5335584" cy="69673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CDE25AF" w14:textId="77777777" w:rsidR="003D3967" w:rsidRDefault="003D3967" w:rsidP="009E15A8">
      <w:pPr>
        <w:jc w:val="center"/>
      </w:pPr>
    </w:p>
    <w:tbl>
      <w:tblPr>
        <w:tblStyle w:val="Tablaconcuadrcula"/>
        <w:tblW w:w="0" w:type="auto"/>
        <w:tblLook w:val="04A0" w:firstRow="1" w:lastRow="0" w:firstColumn="1" w:lastColumn="0" w:noHBand="0" w:noVBand="1"/>
      </w:tblPr>
      <w:tblGrid>
        <w:gridCol w:w="8494"/>
      </w:tblGrid>
      <w:tr w:rsidR="0018149F" w14:paraId="03B3D771" w14:textId="77777777" w:rsidTr="0018149F">
        <w:tc>
          <w:tcPr>
            <w:tcW w:w="8494" w:type="dxa"/>
          </w:tcPr>
          <w:p w14:paraId="39F83FC9" w14:textId="5F45D911" w:rsidR="0018149F" w:rsidRDefault="0018149F" w:rsidP="009E15A8">
            <w:pPr>
              <w:jc w:val="center"/>
            </w:pPr>
            <w:r>
              <w:rPr>
                <w:noProof/>
                <w:lang w:eastAsia="es-AR"/>
              </w:rPr>
              <w:lastRenderedPageBreak/>
              <w:drawing>
                <wp:inline distT="0" distB="0" distL="0" distR="0" wp14:anchorId="15A54317" wp14:editId="183E0D0B">
                  <wp:extent cx="7885483" cy="4431118"/>
                  <wp:effectExtent l="0" t="6350" r="0" b="0"/>
                  <wp:docPr id="393"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387" t="35869" r="26905" b="17475"/>
                          <a:stretch/>
                        </pic:blipFill>
                        <pic:spPr bwMode="auto">
                          <a:xfrm rot="16200000">
                            <a:off x="0" y="0"/>
                            <a:ext cx="8007468" cy="4499665"/>
                          </a:xfrm>
                          <a:prstGeom prst="rect">
                            <a:avLst/>
                          </a:prstGeom>
                          <a:ln>
                            <a:noFill/>
                          </a:ln>
                          <a:extLst>
                            <a:ext uri="{53640926-AAD7-44D8-BBD7-CCE9431645EC}">
                              <a14:shadowObscured xmlns:a14="http://schemas.microsoft.com/office/drawing/2010/main"/>
                            </a:ext>
                          </a:extLst>
                        </pic:spPr>
                      </pic:pic>
                    </a:graphicData>
                  </a:graphic>
                </wp:inline>
              </w:drawing>
            </w:r>
          </w:p>
        </w:tc>
      </w:tr>
      <w:tr w:rsidR="00C55BC7" w14:paraId="07658C68" w14:textId="77777777" w:rsidTr="00C55BC7">
        <w:tc>
          <w:tcPr>
            <w:tcW w:w="8494" w:type="dxa"/>
          </w:tcPr>
          <w:p w14:paraId="216DABD3" w14:textId="23DD6076" w:rsidR="00C55BC7" w:rsidRDefault="00C55BC7" w:rsidP="009E15A8">
            <w:pPr>
              <w:jc w:val="center"/>
            </w:pPr>
            <w:r>
              <w:rPr>
                <w:noProof/>
                <w:lang w:eastAsia="es-AR"/>
              </w:rPr>
              <w:lastRenderedPageBreak/>
              <w:drawing>
                <wp:inline distT="0" distB="0" distL="0" distR="0" wp14:anchorId="7ECA50BA" wp14:editId="34958DC3">
                  <wp:extent cx="7801967" cy="5061302"/>
                  <wp:effectExtent l="0" t="1270" r="7620" b="7620"/>
                  <wp:docPr id="394"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7833" t="22217" r="26797" b="25464"/>
                          <a:stretch/>
                        </pic:blipFill>
                        <pic:spPr bwMode="auto">
                          <a:xfrm rot="16200000">
                            <a:off x="0" y="0"/>
                            <a:ext cx="7861094" cy="50996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872CD9" w14:textId="77777777" w:rsidR="0018149F" w:rsidRDefault="0018149F" w:rsidP="009E15A8">
      <w:pPr>
        <w:jc w:val="center"/>
      </w:pPr>
    </w:p>
    <w:tbl>
      <w:tblPr>
        <w:tblStyle w:val="Tablaconcuadrcula"/>
        <w:tblW w:w="0" w:type="auto"/>
        <w:tblLook w:val="04A0" w:firstRow="1" w:lastRow="0" w:firstColumn="1" w:lastColumn="0" w:noHBand="0" w:noVBand="1"/>
      </w:tblPr>
      <w:tblGrid>
        <w:gridCol w:w="8494"/>
      </w:tblGrid>
      <w:tr w:rsidR="00D54B11" w14:paraId="2E6072CE" w14:textId="77777777" w:rsidTr="00D54B11">
        <w:tc>
          <w:tcPr>
            <w:tcW w:w="8494" w:type="dxa"/>
          </w:tcPr>
          <w:p w14:paraId="6C87BCBC" w14:textId="725E0149" w:rsidR="00D54B11" w:rsidRDefault="00D54B11" w:rsidP="009E15A8">
            <w:pPr>
              <w:jc w:val="center"/>
            </w:pPr>
            <w:r>
              <w:rPr>
                <w:noProof/>
                <w:lang w:eastAsia="es-AR"/>
              </w:rPr>
              <w:lastRenderedPageBreak/>
              <w:drawing>
                <wp:inline distT="0" distB="0" distL="0" distR="0" wp14:anchorId="1B643CB7" wp14:editId="660E2866">
                  <wp:extent cx="5353050" cy="5486400"/>
                  <wp:effectExtent l="0" t="0" r="0" b="0"/>
                  <wp:docPr id="395" name="Imagen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911" t="27956" r="53030" b="11814"/>
                          <a:stretch/>
                        </pic:blipFill>
                        <pic:spPr bwMode="auto">
                          <a:xfrm>
                            <a:off x="0" y="0"/>
                            <a:ext cx="5381439" cy="55154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4576D3" w14:textId="77777777" w:rsidR="00C55BC7" w:rsidRDefault="00C55BC7" w:rsidP="009E15A8">
      <w:pPr>
        <w:jc w:val="center"/>
      </w:pPr>
    </w:p>
    <w:p w14:paraId="3BEC4BDA" w14:textId="77777777" w:rsidR="00C55BC7" w:rsidRDefault="00C55BC7" w:rsidP="009E15A8">
      <w:pPr>
        <w:jc w:val="center"/>
      </w:pPr>
    </w:p>
    <w:p w14:paraId="157FB245" w14:textId="77777777" w:rsidR="0018149F" w:rsidRDefault="0018149F" w:rsidP="009E15A8">
      <w:pPr>
        <w:jc w:val="center"/>
      </w:pPr>
    </w:p>
    <w:p w14:paraId="5615BCFC" w14:textId="77777777" w:rsidR="0018149F" w:rsidRDefault="0018149F" w:rsidP="009E15A8">
      <w:pPr>
        <w:jc w:val="center"/>
      </w:pPr>
    </w:p>
    <w:p w14:paraId="1AFFF47A" w14:textId="77777777" w:rsidR="0018149F" w:rsidRDefault="0018149F" w:rsidP="009E15A8">
      <w:pPr>
        <w:jc w:val="center"/>
      </w:pPr>
    </w:p>
    <w:p w14:paraId="6852B97F" w14:textId="77777777" w:rsidR="0018149F" w:rsidRDefault="0018149F" w:rsidP="009E15A8">
      <w:pPr>
        <w:jc w:val="center"/>
      </w:pPr>
    </w:p>
    <w:p w14:paraId="48A31A6C" w14:textId="77777777" w:rsidR="0018149F" w:rsidRDefault="0018149F" w:rsidP="009E15A8">
      <w:pPr>
        <w:jc w:val="center"/>
      </w:pPr>
    </w:p>
    <w:p w14:paraId="3439808B" w14:textId="77777777" w:rsidR="0018149F" w:rsidRDefault="0018149F" w:rsidP="009E15A8">
      <w:pPr>
        <w:jc w:val="center"/>
      </w:pPr>
    </w:p>
    <w:p w14:paraId="1D053023" w14:textId="77777777" w:rsidR="0018149F" w:rsidRDefault="0018149F" w:rsidP="009E15A8">
      <w:pPr>
        <w:jc w:val="center"/>
      </w:pPr>
    </w:p>
    <w:p w14:paraId="79D7EBE6" w14:textId="77777777" w:rsidR="003D3967" w:rsidRDefault="003D3967" w:rsidP="009E15A8">
      <w:pPr>
        <w:jc w:val="center"/>
      </w:pPr>
    </w:p>
    <w:p w14:paraId="3FA1E907" w14:textId="77777777" w:rsidR="003D3967" w:rsidRDefault="003D3967" w:rsidP="009E15A8">
      <w:pPr>
        <w:jc w:val="center"/>
      </w:pPr>
    </w:p>
    <w:sectPr w:rsidR="003D3967" w:rsidSect="00933111">
      <w:headerReference w:type="default" r:id="rId16"/>
      <w:footerReference w:type="default" r:id="rId17"/>
      <w:pgSz w:w="11906" w:h="16838"/>
      <w:pgMar w:top="2694"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B5639A" w14:textId="77777777" w:rsidR="007E31CD" w:rsidRDefault="007E31CD" w:rsidP="008B03BB">
      <w:r>
        <w:separator/>
      </w:r>
    </w:p>
  </w:endnote>
  <w:endnote w:type="continuationSeparator" w:id="0">
    <w:p w14:paraId="3DDCC7BD" w14:textId="77777777" w:rsidR="007E31CD" w:rsidRDefault="007E31CD" w:rsidP="008B0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w Cen MT">
    <w:altName w:val="Lucida Sans Unicode"/>
    <w:charset w:val="00"/>
    <w:family w:val="swiss"/>
    <w:pitch w:val="variable"/>
    <w:sig w:usb0="00000001"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06E02F" w14:textId="6C31CB3C" w:rsidR="00D27947" w:rsidRPr="0045414B" w:rsidRDefault="00D27947" w:rsidP="00D27947">
    <w:pPr>
      <w:ind w:left="1416"/>
      <w:jc w:val="center"/>
      <w:rPr>
        <w:rFonts w:cs="Arial"/>
        <w:sz w:val="14"/>
        <w:szCs w:val="14"/>
        <w:lang w:val="es-ES"/>
      </w:rPr>
    </w:pPr>
  </w:p>
  <w:p w14:paraId="20E25FC0" w14:textId="77777777" w:rsidR="00D27947" w:rsidRPr="00CA731F" w:rsidRDefault="00D27947" w:rsidP="00EC6761">
    <w:pPr>
      <w:ind w:left="1416"/>
      <w:jc w:val="center"/>
      <w:rPr>
        <w:color w:val="17365D" w:themeColor="text2" w:themeShade="BF"/>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BB8893" w14:textId="77777777" w:rsidR="007E31CD" w:rsidRDefault="007E31CD" w:rsidP="008B03BB">
      <w:r>
        <w:separator/>
      </w:r>
    </w:p>
  </w:footnote>
  <w:footnote w:type="continuationSeparator" w:id="0">
    <w:p w14:paraId="5100DC56" w14:textId="77777777" w:rsidR="007E31CD" w:rsidRDefault="007E31CD" w:rsidP="008B03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3BAE1C" w14:textId="34294DE3" w:rsidR="00D27947" w:rsidRDefault="00D27947" w:rsidP="00265388">
    <w:pPr>
      <w:pStyle w:val="Encabezado"/>
      <w:tabs>
        <w:tab w:val="clear" w:pos="4252"/>
        <w:tab w:val="clear" w:pos="8504"/>
        <w:tab w:val="left" w:pos="7410"/>
      </w:tabs>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F4E48"/>
    <w:multiLevelType w:val="hybridMultilevel"/>
    <w:tmpl w:val="B0E0FD9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47C0DF2"/>
    <w:multiLevelType w:val="hybridMultilevel"/>
    <w:tmpl w:val="EAC04B40"/>
    <w:lvl w:ilvl="0" w:tplc="5E461B4E">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422B3E81"/>
    <w:multiLevelType w:val="hybridMultilevel"/>
    <w:tmpl w:val="D5FA735E"/>
    <w:lvl w:ilvl="0" w:tplc="C78C013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4AF971C9"/>
    <w:multiLevelType w:val="hybridMultilevel"/>
    <w:tmpl w:val="DC182E50"/>
    <w:lvl w:ilvl="0" w:tplc="EB0006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55E042EE"/>
    <w:multiLevelType w:val="hybridMultilevel"/>
    <w:tmpl w:val="A344F0E4"/>
    <w:lvl w:ilvl="0" w:tplc="CA3E407E">
      <w:start w:val="1"/>
      <w:numFmt w:val="decimal"/>
      <w:lvlText w:val="%1)"/>
      <w:lvlJc w:val="left"/>
      <w:pPr>
        <w:ind w:left="1068" w:hanging="708"/>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60597B05"/>
    <w:multiLevelType w:val="hybridMultilevel"/>
    <w:tmpl w:val="837CB5C0"/>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60C36849"/>
    <w:multiLevelType w:val="hybridMultilevel"/>
    <w:tmpl w:val="9104F27A"/>
    <w:lvl w:ilvl="0" w:tplc="EF94887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61293FD9"/>
    <w:multiLevelType w:val="hybridMultilevel"/>
    <w:tmpl w:val="9E2EE196"/>
    <w:lvl w:ilvl="0" w:tplc="894A7A98">
      <w:numFmt w:val="bullet"/>
      <w:lvlText w:val="-"/>
      <w:lvlJc w:val="left"/>
      <w:pPr>
        <w:ind w:left="1080" w:hanging="360"/>
      </w:pPr>
      <w:rPr>
        <w:rFonts w:ascii="Tw Cen MT" w:eastAsia="Times New Roman" w:hAnsi="Tw Cen M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15D69DE"/>
    <w:multiLevelType w:val="hybridMultilevel"/>
    <w:tmpl w:val="DA70B06A"/>
    <w:lvl w:ilvl="0" w:tplc="70FE323A">
      <w:start w:val="1"/>
      <w:numFmt w:val="decimal"/>
      <w:lvlText w:val="Artículo N° %1:"/>
      <w:lvlJc w:val="left"/>
      <w:pPr>
        <w:ind w:left="360" w:hanging="360"/>
      </w:pPr>
      <w:rPr>
        <w:rFonts w:asciiTheme="minorHAnsi" w:hAnsiTheme="minorHAnsi" w:hint="default"/>
        <w:sz w:val="22"/>
        <w:szCs w:val="22"/>
        <w:lang w:val="es-E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7"/>
  </w:num>
  <w:num w:numId="2">
    <w:abstractNumId w:val="3"/>
  </w:num>
  <w:num w:numId="3">
    <w:abstractNumId w:val="4"/>
  </w:num>
  <w:num w:numId="4">
    <w:abstractNumId w:val="2"/>
  </w:num>
  <w:num w:numId="5">
    <w:abstractNumId w:val="6"/>
  </w:num>
  <w:num w:numId="6">
    <w:abstractNumId w:val="5"/>
  </w:num>
  <w:num w:numId="7">
    <w:abstractNumId w:val="0"/>
  </w:num>
  <w:num w:numId="8">
    <w:abstractNumId w:val="8"/>
  </w:num>
  <w:num w:numId="9">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ctiveWritingStyle w:appName="MSWord" w:lang="pt-BR" w:vendorID="64" w:dllVersion="131078" w:nlCheck="1" w:checkStyle="0"/>
  <w:activeWritingStyle w:appName="MSWord" w:lang="es-AR" w:vendorID="64" w:dllVersion="131078" w:nlCheck="1" w:checkStyle="1"/>
  <w:activeWritingStyle w:appName="MSWord" w:lang="en-US"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3BB"/>
    <w:rsid w:val="00012538"/>
    <w:rsid w:val="0009476F"/>
    <w:rsid w:val="000B2537"/>
    <w:rsid w:val="000C7AAE"/>
    <w:rsid w:val="000C7B96"/>
    <w:rsid w:val="000D294E"/>
    <w:rsid w:val="000E4AAE"/>
    <w:rsid w:val="000E4D14"/>
    <w:rsid w:val="000E6C52"/>
    <w:rsid w:val="000E79D2"/>
    <w:rsid w:val="001213F9"/>
    <w:rsid w:val="00141FBB"/>
    <w:rsid w:val="001423A5"/>
    <w:rsid w:val="00152DD7"/>
    <w:rsid w:val="00166F7B"/>
    <w:rsid w:val="0018149F"/>
    <w:rsid w:val="0018486B"/>
    <w:rsid w:val="001915FB"/>
    <w:rsid w:val="001A7164"/>
    <w:rsid w:val="001C5445"/>
    <w:rsid w:val="001D4E1C"/>
    <w:rsid w:val="001E037C"/>
    <w:rsid w:val="001E5589"/>
    <w:rsid w:val="0021622A"/>
    <w:rsid w:val="002172EC"/>
    <w:rsid w:val="00223428"/>
    <w:rsid w:val="002421A4"/>
    <w:rsid w:val="00256FC5"/>
    <w:rsid w:val="00265388"/>
    <w:rsid w:val="00274E92"/>
    <w:rsid w:val="00277F72"/>
    <w:rsid w:val="00293585"/>
    <w:rsid w:val="002A053D"/>
    <w:rsid w:val="002F5960"/>
    <w:rsid w:val="003048CB"/>
    <w:rsid w:val="00323360"/>
    <w:rsid w:val="00366F08"/>
    <w:rsid w:val="003722E7"/>
    <w:rsid w:val="00372BD3"/>
    <w:rsid w:val="003851F3"/>
    <w:rsid w:val="003C71F3"/>
    <w:rsid w:val="003D3512"/>
    <w:rsid w:val="003D3967"/>
    <w:rsid w:val="003E2A50"/>
    <w:rsid w:val="003E696F"/>
    <w:rsid w:val="003F0E3E"/>
    <w:rsid w:val="003F27A8"/>
    <w:rsid w:val="00402FDF"/>
    <w:rsid w:val="00461A50"/>
    <w:rsid w:val="004622A9"/>
    <w:rsid w:val="004814D9"/>
    <w:rsid w:val="00495264"/>
    <w:rsid w:val="004A37F1"/>
    <w:rsid w:val="004D5C8B"/>
    <w:rsid w:val="004D62DA"/>
    <w:rsid w:val="004E5E0D"/>
    <w:rsid w:val="005115B0"/>
    <w:rsid w:val="00517179"/>
    <w:rsid w:val="0052123D"/>
    <w:rsid w:val="00522D39"/>
    <w:rsid w:val="005318B2"/>
    <w:rsid w:val="00535310"/>
    <w:rsid w:val="005506E0"/>
    <w:rsid w:val="00590845"/>
    <w:rsid w:val="005915BF"/>
    <w:rsid w:val="005E2FA5"/>
    <w:rsid w:val="006053E7"/>
    <w:rsid w:val="0062356C"/>
    <w:rsid w:val="00645CE9"/>
    <w:rsid w:val="00661FAC"/>
    <w:rsid w:val="00663B6D"/>
    <w:rsid w:val="00681817"/>
    <w:rsid w:val="006A30A9"/>
    <w:rsid w:val="006B35FF"/>
    <w:rsid w:val="006D10CA"/>
    <w:rsid w:val="006D5F0F"/>
    <w:rsid w:val="006E3B83"/>
    <w:rsid w:val="007626D5"/>
    <w:rsid w:val="00772FDF"/>
    <w:rsid w:val="00783449"/>
    <w:rsid w:val="007930F1"/>
    <w:rsid w:val="007A58B8"/>
    <w:rsid w:val="007E31CD"/>
    <w:rsid w:val="007F3529"/>
    <w:rsid w:val="007F525C"/>
    <w:rsid w:val="007F77C2"/>
    <w:rsid w:val="00820E76"/>
    <w:rsid w:val="00832078"/>
    <w:rsid w:val="008412C9"/>
    <w:rsid w:val="00845018"/>
    <w:rsid w:val="008540AB"/>
    <w:rsid w:val="00863DF2"/>
    <w:rsid w:val="00870EBB"/>
    <w:rsid w:val="008825F4"/>
    <w:rsid w:val="008948C7"/>
    <w:rsid w:val="008A0767"/>
    <w:rsid w:val="008B03BB"/>
    <w:rsid w:val="008E3D33"/>
    <w:rsid w:val="008E79D4"/>
    <w:rsid w:val="009044DD"/>
    <w:rsid w:val="00916740"/>
    <w:rsid w:val="0091675B"/>
    <w:rsid w:val="00921215"/>
    <w:rsid w:val="00925C5E"/>
    <w:rsid w:val="0093100C"/>
    <w:rsid w:val="00932272"/>
    <w:rsid w:val="00933111"/>
    <w:rsid w:val="00953D92"/>
    <w:rsid w:val="00965977"/>
    <w:rsid w:val="00975B70"/>
    <w:rsid w:val="0098100F"/>
    <w:rsid w:val="0098289A"/>
    <w:rsid w:val="0098642F"/>
    <w:rsid w:val="009B4E88"/>
    <w:rsid w:val="009B5C0C"/>
    <w:rsid w:val="009E15A8"/>
    <w:rsid w:val="00A20BFD"/>
    <w:rsid w:val="00A44AB0"/>
    <w:rsid w:val="00A44B14"/>
    <w:rsid w:val="00A60148"/>
    <w:rsid w:val="00A60552"/>
    <w:rsid w:val="00A8416A"/>
    <w:rsid w:val="00A9419F"/>
    <w:rsid w:val="00A96BC4"/>
    <w:rsid w:val="00AA5209"/>
    <w:rsid w:val="00AB3228"/>
    <w:rsid w:val="00AB6800"/>
    <w:rsid w:val="00AC0D18"/>
    <w:rsid w:val="00AD6FC1"/>
    <w:rsid w:val="00AE3B4F"/>
    <w:rsid w:val="00AF2E0C"/>
    <w:rsid w:val="00B26CBE"/>
    <w:rsid w:val="00B31486"/>
    <w:rsid w:val="00B421E4"/>
    <w:rsid w:val="00B52405"/>
    <w:rsid w:val="00B81C7E"/>
    <w:rsid w:val="00B91C7F"/>
    <w:rsid w:val="00BA3962"/>
    <w:rsid w:val="00BC41FD"/>
    <w:rsid w:val="00BD1B0D"/>
    <w:rsid w:val="00BE6A9E"/>
    <w:rsid w:val="00BE7B65"/>
    <w:rsid w:val="00C03C21"/>
    <w:rsid w:val="00C36C7C"/>
    <w:rsid w:val="00C47C91"/>
    <w:rsid w:val="00C55BC7"/>
    <w:rsid w:val="00C66934"/>
    <w:rsid w:val="00C916E6"/>
    <w:rsid w:val="00CA731F"/>
    <w:rsid w:val="00CD2E6C"/>
    <w:rsid w:val="00CE1FB8"/>
    <w:rsid w:val="00CF5ED0"/>
    <w:rsid w:val="00CF78F3"/>
    <w:rsid w:val="00D023C9"/>
    <w:rsid w:val="00D06900"/>
    <w:rsid w:val="00D13F09"/>
    <w:rsid w:val="00D27947"/>
    <w:rsid w:val="00D54B11"/>
    <w:rsid w:val="00D67991"/>
    <w:rsid w:val="00D71565"/>
    <w:rsid w:val="00D76CDD"/>
    <w:rsid w:val="00DB516D"/>
    <w:rsid w:val="00DC2609"/>
    <w:rsid w:val="00DC3BF3"/>
    <w:rsid w:val="00DC7197"/>
    <w:rsid w:val="00DE15CB"/>
    <w:rsid w:val="00E027AA"/>
    <w:rsid w:val="00E03613"/>
    <w:rsid w:val="00E3051A"/>
    <w:rsid w:val="00E344A7"/>
    <w:rsid w:val="00E94C68"/>
    <w:rsid w:val="00EC6761"/>
    <w:rsid w:val="00EF5F22"/>
    <w:rsid w:val="00F21B45"/>
    <w:rsid w:val="00F35E9C"/>
    <w:rsid w:val="00F47B51"/>
    <w:rsid w:val="00F521ED"/>
    <w:rsid w:val="00F74DC4"/>
    <w:rsid w:val="00FA6B4D"/>
    <w:rsid w:val="00FB5D9F"/>
    <w:rsid w:val="00FD79A1"/>
    <w:rsid w:val="00FE19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9AFEF"/>
  <w15:docId w15:val="{B84CB888-72CC-422F-A3E1-792BE83D2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C68"/>
    <w:pPr>
      <w:spacing w:after="0" w:line="240" w:lineRule="auto"/>
      <w:jc w:val="both"/>
    </w:pPr>
    <w:rPr>
      <w:lang w:val="es-AR"/>
    </w:rPr>
  </w:style>
  <w:style w:type="paragraph" w:styleId="Ttulo1">
    <w:name w:val="heading 1"/>
    <w:basedOn w:val="Normal"/>
    <w:next w:val="Normal"/>
    <w:link w:val="Ttulo1Car"/>
    <w:uiPriority w:val="9"/>
    <w:qFormat/>
    <w:rsid w:val="00CA731F"/>
    <w:pPr>
      <w:keepNext/>
      <w:keepLines/>
      <w:spacing w:before="480" w:line="276" w:lineRule="auto"/>
      <w:jc w:val="left"/>
      <w:outlineLvl w:val="0"/>
    </w:pPr>
    <w:rPr>
      <w:rFonts w:asciiTheme="majorHAnsi" w:eastAsiaTheme="majorEastAsia" w:hAnsiTheme="majorHAnsi" w:cstheme="majorBidi"/>
      <w:b/>
      <w:bCs/>
      <w:color w:val="365F91" w:themeColor="accent1" w:themeShade="BF"/>
      <w:sz w:val="28"/>
      <w:szCs w:val="28"/>
      <w:lang w:val="es-ES"/>
    </w:rPr>
  </w:style>
  <w:style w:type="paragraph" w:styleId="Ttulo2">
    <w:name w:val="heading 2"/>
    <w:basedOn w:val="Normal"/>
    <w:next w:val="Normal"/>
    <w:link w:val="Ttulo2Car"/>
    <w:uiPriority w:val="9"/>
    <w:semiHidden/>
    <w:unhideWhenUsed/>
    <w:qFormat/>
    <w:rsid w:val="007626D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B03BB"/>
    <w:pPr>
      <w:tabs>
        <w:tab w:val="center" w:pos="4252"/>
        <w:tab w:val="right" w:pos="8504"/>
      </w:tabs>
      <w:jc w:val="left"/>
    </w:pPr>
    <w:rPr>
      <w:lang w:val="es-ES"/>
    </w:rPr>
  </w:style>
  <w:style w:type="character" w:customStyle="1" w:styleId="EncabezadoCar">
    <w:name w:val="Encabezado Car"/>
    <w:basedOn w:val="Fuentedeprrafopredeter"/>
    <w:link w:val="Encabezado"/>
    <w:uiPriority w:val="99"/>
    <w:rsid w:val="008B03BB"/>
  </w:style>
  <w:style w:type="paragraph" w:styleId="Piedepgina">
    <w:name w:val="footer"/>
    <w:basedOn w:val="Normal"/>
    <w:link w:val="PiedepginaCar"/>
    <w:uiPriority w:val="99"/>
    <w:unhideWhenUsed/>
    <w:rsid w:val="008B03BB"/>
    <w:pPr>
      <w:tabs>
        <w:tab w:val="center" w:pos="4252"/>
        <w:tab w:val="right" w:pos="8504"/>
      </w:tabs>
      <w:jc w:val="left"/>
    </w:pPr>
    <w:rPr>
      <w:lang w:val="es-ES"/>
    </w:rPr>
  </w:style>
  <w:style w:type="character" w:customStyle="1" w:styleId="PiedepginaCar">
    <w:name w:val="Pie de página Car"/>
    <w:basedOn w:val="Fuentedeprrafopredeter"/>
    <w:link w:val="Piedepgina"/>
    <w:uiPriority w:val="99"/>
    <w:rsid w:val="008B03BB"/>
  </w:style>
  <w:style w:type="paragraph" w:styleId="Textodeglobo">
    <w:name w:val="Balloon Text"/>
    <w:basedOn w:val="Normal"/>
    <w:link w:val="TextodegloboCar"/>
    <w:uiPriority w:val="99"/>
    <w:semiHidden/>
    <w:unhideWhenUsed/>
    <w:rsid w:val="008B03BB"/>
    <w:pPr>
      <w:jc w:val="left"/>
    </w:pPr>
    <w:rPr>
      <w:rFonts w:ascii="Tahoma" w:hAnsi="Tahoma" w:cs="Tahoma"/>
      <w:sz w:val="16"/>
      <w:szCs w:val="16"/>
      <w:lang w:val="es-ES"/>
    </w:rPr>
  </w:style>
  <w:style w:type="character" w:customStyle="1" w:styleId="TextodegloboCar">
    <w:name w:val="Texto de globo Car"/>
    <w:basedOn w:val="Fuentedeprrafopredeter"/>
    <w:link w:val="Textodeglobo"/>
    <w:uiPriority w:val="99"/>
    <w:semiHidden/>
    <w:rsid w:val="008B03BB"/>
    <w:rPr>
      <w:rFonts w:ascii="Tahoma" w:hAnsi="Tahoma" w:cs="Tahoma"/>
      <w:sz w:val="16"/>
      <w:szCs w:val="16"/>
    </w:rPr>
  </w:style>
  <w:style w:type="character" w:styleId="Hipervnculo">
    <w:name w:val="Hyperlink"/>
    <w:basedOn w:val="Fuentedeprrafopredeter"/>
    <w:uiPriority w:val="99"/>
    <w:unhideWhenUsed/>
    <w:rsid w:val="00CA731F"/>
    <w:rPr>
      <w:color w:val="0000FF" w:themeColor="hyperlink"/>
      <w:u w:val="single"/>
    </w:rPr>
  </w:style>
  <w:style w:type="character" w:customStyle="1" w:styleId="Ttulo1Car">
    <w:name w:val="Título 1 Car"/>
    <w:basedOn w:val="Fuentedeprrafopredeter"/>
    <w:link w:val="Ttulo1"/>
    <w:uiPriority w:val="9"/>
    <w:rsid w:val="00CA731F"/>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link w:val="PrrafodelistaCar"/>
    <w:uiPriority w:val="34"/>
    <w:qFormat/>
    <w:rsid w:val="001E5589"/>
    <w:pPr>
      <w:spacing w:before="240" w:line="288" w:lineRule="auto"/>
      <w:ind w:left="720" w:firstLine="499"/>
      <w:contextualSpacing/>
    </w:pPr>
    <w:rPr>
      <w:rFonts w:ascii="Arial" w:eastAsia="Times New Roman" w:hAnsi="Arial" w:cs="Times New Roman"/>
      <w:sz w:val="24"/>
      <w:szCs w:val="20"/>
      <w:lang w:val="es-ES" w:eastAsia="es-ES"/>
    </w:rPr>
  </w:style>
  <w:style w:type="character" w:customStyle="1" w:styleId="PrrafodelistaCar">
    <w:name w:val="Párrafo de lista Car"/>
    <w:basedOn w:val="Fuentedeprrafopredeter"/>
    <w:link w:val="Prrafodelista"/>
    <w:uiPriority w:val="34"/>
    <w:qFormat/>
    <w:rsid w:val="001E5589"/>
    <w:rPr>
      <w:rFonts w:ascii="Arial" w:eastAsia="Times New Roman" w:hAnsi="Arial" w:cs="Times New Roman"/>
      <w:sz w:val="24"/>
      <w:szCs w:val="20"/>
      <w:lang w:eastAsia="es-ES"/>
    </w:rPr>
  </w:style>
  <w:style w:type="character" w:customStyle="1" w:styleId="Ttulo2Car">
    <w:name w:val="Título 2 Car"/>
    <w:basedOn w:val="Fuentedeprrafopredeter"/>
    <w:link w:val="Ttulo2"/>
    <w:uiPriority w:val="9"/>
    <w:semiHidden/>
    <w:rsid w:val="007626D5"/>
    <w:rPr>
      <w:rFonts w:asciiTheme="majorHAnsi" w:eastAsiaTheme="majorEastAsia" w:hAnsiTheme="majorHAnsi" w:cstheme="majorBidi"/>
      <w:color w:val="365F91" w:themeColor="accent1" w:themeShade="BF"/>
      <w:sz w:val="26"/>
      <w:szCs w:val="26"/>
      <w:lang w:val="es-AR"/>
    </w:rPr>
  </w:style>
  <w:style w:type="table" w:customStyle="1" w:styleId="TableNormal">
    <w:name w:val="Table Normal"/>
    <w:uiPriority w:val="2"/>
    <w:semiHidden/>
    <w:unhideWhenUsed/>
    <w:qFormat/>
    <w:rsid w:val="003E2A5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E2A50"/>
    <w:pPr>
      <w:widowControl w:val="0"/>
      <w:jc w:val="left"/>
    </w:pPr>
    <w:rPr>
      <w:lang w:val="en-US"/>
    </w:rPr>
  </w:style>
  <w:style w:type="table" w:customStyle="1" w:styleId="TableNormal1">
    <w:name w:val="Table Normal1"/>
    <w:uiPriority w:val="2"/>
    <w:semiHidden/>
    <w:unhideWhenUsed/>
    <w:qFormat/>
    <w:rsid w:val="0062356C"/>
    <w:pPr>
      <w:widowControl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59"/>
    <w:rsid w:val="003D39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ictor1">
    <w:name w:val="Victor1"/>
    <w:basedOn w:val="Normal"/>
    <w:rsid w:val="004814D9"/>
    <w:pPr>
      <w:overflowPunct w:val="0"/>
      <w:autoSpaceDE w:val="0"/>
      <w:autoSpaceDN w:val="0"/>
      <w:adjustRightInd w:val="0"/>
      <w:spacing w:after="120" w:line="320" w:lineRule="atLeast"/>
      <w:textAlignment w:val="baseline"/>
    </w:pPr>
    <w:rPr>
      <w:rFonts w:ascii="Times New Roman" w:eastAsia="Times New Roman" w:hAnsi="Times New Roman" w:cs="Times New Roman"/>
      <w:sz w:val="20"/>
      <w:szCs w:val="20"/>
      <w:lang w:val="es-ES_tradnl" w:eastAsia="es-ES"/>
    </w:rPr>
  </w:style>
  <w:style w:type="paragraph" w:styleId="Textoindependiente">
    <w:name w:val="Body Text"/>
    <w:basedOn w:val="Normal"/>
    <w:link w:val="TextoindependienteCar"/>
    <w:rsid w:val="00DB516D"/>
    <w:pPr>
      <w:overflowPunct w:val="0"/>
      <w:autoSpaceDE w:val="0"/>
      <w:autoSpaceDN w:val="0"/>
      <w:adjustRightInd w:val="0"/>
      <w:textAlignment w:val="baseline"/>
    </w:pPr>
    <w:rPr>
      <w:rFonts w:ascii="Century Gothic" w:eastAsia="Times New Roman" w:hAnsi="Century Gothic" w:cs="Times New Roman"/>
      <w:sz w:val="20"/>
      <w:szCs w:val="20"/>
      <w:lang w:val="es-ES_tradnl" w:eastAsia="es-ES"/>
    </w:rPr>
  </w:style>
  <w:style w:type="character" w:customStyle="1" w:styleId="TextoindependienteCar">
    <w:name w:val="Texto independiente Car"/>
    <w:basedOn w:val="Fuentedeprrafopredeter"/>
    <w:link w:val="Textoindependiente"/>
    <w:rsid w:val="00DB516D"/>
    <w:rPr>
      <w:rFonts w:ascii="Century Gothic" w:eastAsia="Times New Roman" w:hAnsi="Century Gothic" w:cs="Times New Roman"/>
      <w:sz w:val="20"/>
      <w:szCs w:val="20"/>
      <w:lang w:val="es-ES_tradnl" w:eastAsia="es-ES"/>
    </w:rPr>
  </w:style>
  <w:style w:type="paragraph" w:styleId="Sangradetextonormal">
    <w:name w:val="Body Text Indent"/>
    <w:basedOn w:val="Normal"/>
    <w:link w:val="SangradetextonormalCar"/>
    <w:rsid w:val="00DB516D"/>
    <w:pPr>
      <w:overflowPunct w:val="0"/>
      <w:autoSpaceDE w:val="0"/>
      <w:autoSpaceDN w:val="0"/>
      <w:adjustRightInd w:val="0"/>
      <w:ind w:left="567"/>
      <w:textAlignment w:val="baseline"/>
    </w:pPr>
    <w:rPr>
      <w:rFonts w:ascii="Century Gothic" w:eastAsia="Times New Roman" w:hAnsi="Century Gothic" w:cs="Courier New"/>
      <w:sz w:val="20"/>
      <w:szCs w:val="20"/>
      <w:lang w:val="es-ES_tradnl" w:eastAsia="es-ES"/>
    </w:rPr>
  </w:style>
  <w:style w:type="character" w:customStyle="1" w:styleId="SangradetextonormalCar">
    <w:name w:val="Sangría de texto normal Car"/>
    <w:basedOn w:val="Fuentedeprrafopredeter"/>
    <w:link w:val="Sangradetextonormal"/>
    <w:rsid w:val="00DB516D"/>
    <w:rPr>
      <w:rFonts w:ascii="Century Gothic" w:eastAsia="Times New Roman" w:hAnsi="Century Gothic" w:cs="Courier New"/>
      <w:sz w:val="20"/>
      <w:szCs w:val="20"/>
      <w:lang w:val="es-ES_tradnl" w:eastAsia="es-ES"/>
    </w:rPr>
  </w:style>
  <w:style w:type="paragraph" w:styleId="Textoindependienteprimerasangra2">
    <w:name w:val="Body Text First Indent 2"/>
    <w:basedOn w:val="Sangradetextonormal"/>
    <w:link w:val="Textoindependienteprimerasangra2Car"/>
    <w:uiPriority w:val="99"/>
    <w:unhideWhenUsed/>
    <w:rsid w:val="00DB516D"/>
    <w:pPr>
      <w:spacing w:before="120" w:after="120"/>
      <w:ind w:left="360" w:firstLine="360"/>
    </w:pPr>
    <w:rPr>
      <w:rFonts w:ascii="Times New Roman" w:hAnsi="Times New Roman" w:cs="Times New Roman"/>
      <w:sz w:val="22"/>
    </w:rPr>
  </w:style>
  <w:style w:type="character" w:customStyle="1" w:styleId="Textoindependienteprimerasangra2Car">
    <w:name w:val="Texto independiente primera sangría 2 Car"/>
    <w:basedOn w:val="SangradetextonormalCar"/>
    <w:link w:val="Textoindependienteprimerasangra2"/>
    <w:uiPriority w:val="99"/>
    <w:rsid w:val="00DB516D"/>
    <w:rPr>
      <w:rFonts w:ascii="Times New Roman" w:eastAsia="Times New Roman" w:hAnsi="Times New Roman" w:cs="Times New Roman"/>
      <w:sz w:val="20"/>
      <w:szCs w:val="20"/>
      <w:lang w:val="es-ES_tradnl" w:eastAsia="es-ES"/>
    </w:rPr>
  </w:style>
  <w:style w:type="paragraph" w:styleId="Lista2">
    <w:name w:val="List 2"/>
    <w:basedOn w:val="Normal"/>
    <w:uiPriority w:val="99"/>
    <w:unhideWhenUsed/>
    <w:rsid w:val="00DB516D"/>
    <w:pPr>
      <w:ind w:left="566" w:hanging="283"/>
      <w:contextualSpacing/>
      <w:jc w:val="left"/>
    </w:pPr>
    <w:rPr>
      <w:rFonts w:ascii="Times New Roman" w:eastAsia="Times New Roman" w:hAnsi="Times New Roman" w:cs="Times New Roman"/>
      <w:sz w:val="20"/>
      <w:szCs w:val="20"/>
      <w:lang w:val="en-US"/>
    </w:rPr>
  </w:style>
  <w:style w:type="character" w:styleId="Refdecomentario">
    <w:name w:val="annotation reference"/>
    <w:basedOn w:val="Fuentedeprrafopredeter"/>
    <w:uiPriority w:val="99"/>
    <w:semiHidden/>
    <w:unhideWhenUsed/>
    <w:rsid w:val="00D76CDD"/>
    <w:rPr>
      <w:sz w:val="16"/>
      <w:szCs w:val="16"/>
    </w:rPr>
  </w:style>
  <w:style w:type="paragraph" w:styleId="Textocomentario">
    <w:name w:val="annotation text"/>
    <w:basedOn w:val="Normal"/>
    <w:link w:val="TextocomentarioCar"/>
    <w:uiPriority w:val="99"/>
    <w:semiHidden/>
    <w:unhideWhenUsed/>
    <w:rsid w:val="00D76CDD"/>
    <w:rPr>
      <w:sz w:val="20"/>
      <w:szCs w:val="20"/>
    </w:rPr>
  </w:style>
  <w:style w:type="character" w:customStyle="1" w:styleId="TextocomentarioCar">
    <w:name w:val="Texto comentario Car"/>
    <w:basedOn w:val="Fuentedeprrafopredeter"/>
    <w:link w:val="Textocomentario"/>
    <w:uiPriority w:val="99"/>
    <w:semiHidden/>
    <w:rsid w:val="00D76CDD"/>
    <w:rPr>
      <w:sz w:val="20"/>
      <w:szCs w:val="20"/>
      <w:lang w:val="es-AR"/>
    </w:rPr>
  </w:style>
  <w:style w:type="paragraph" w:styleId="Asuntodelcomentario">
    <w:name w:val="annotation subject"/>
    <w:basedOn w:val="Textocomentario"/>
    <w:next w:val="Textocomentario"/>
    <w:link w:val="AsuntodelcomentarioCar"/>
    <w:uiPriority w:val="99"/>
    <w:semiHidden/>
    <w:unhideWhenUsed/>
    <w:rsid w:val="00D76CDD"/>
    <w:rPr>
      <w:b/>
      <w:bCs/>
    </w:rPr>
  </w:style>
  <w:style w:type="character" w:customStyle="1" w:styleId="AsuntodelcomentarioCar">
    <w:name w:val="Asunto del comentario Car"/>
    <w:basedOn w:val="TextocomentarioCar"/>
    <w:link w:val="Asuntodelcomentario"/>
    <w:uiPriority w:val="99"/>
    <w:semiHidden/>
    <w:rsid w:val="00D76CDD"/>
    <w:rPr>
      <w:b/>
      <w:bCs/>
      <w:sz w:val="20"/>
      <w:szCs w:val="20"/>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C07E0-9A67-42C4-8577-7FD6D4BD8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14195</Words>
  <Characters>78074</Characters>
  <Application>Microsoft Office Word</Application>
  <DocSecurity>0</DocSecurity>
  <Lines>650</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frodriguez</cp:lastModifiedBy>
  <cp:revision>3</cp:revision>
  <cp:lastPrinted>2021-10-29T14:24:00Z</cp:lastPrinted>
  <dcterms:created xsi:type="dcterms:W3CDTF">2021-10-29T14:25:00Z</dcterms:created>
  <dcterms:modified xsi:type="dcterms:W3CDTF">2021-10-29T14:28:00Z</dcterms:modified>
</cp:coreProperties>
</file>